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9C7ED" w14:textId="77777777" w:rsidR="00F73B10" w:rsidRPr="00F73B10" w:rsidRDefault="00F73B10" w:rsidP="00F73B10">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024AA1">
        <w:rPr>
          <w:rFonts w:eastAsia="Times New Roman" w:cs="Times New Roman"/>
          <w:b/>
          <w:caps/>
          <w:sz w:val="36"/>
          <w:szCs w:val="20"/>
          <w:lang w:eastAsia="ru-RU"/>
        </w:rPr>
        <w:t xml:space="preserve"> РФ </w:t>
      </w:r>
    </w:p>
    <w:p w14:paraId="6C27AF74" w14:textId="77777777" w:rsidR="00F73B10" w:rsidRPr="00F73B10" w:rsidRDefault="00F73B10" w:rsidP="00F73B10">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4982E59C" w14:textId="77777777" w:rsidR="00F73B10" w:rsidRPr="00F73B10" w:rsidRDefault="00F73B10" w:rsidP="00F73B10">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3DAF5DE0" w14:textId="77777777" w:rsidR="00F73B10" w:rsidRPr="00F73B10" w:rsidRDefault="00F73B10" w:rsidP="00F73B10">
      <w:pPr>
        <w:ind w:firstLine="0"/>
        <w:jc w:val="center"/>
        <w:rPr>
          <w:b/>
          <w:lang w:eastAsia="ru-RU"/>
        </w:rPr>
      </w:pPr>
      <w:r w:rsidRPr="00F73B10">
        <w:rPr>
          <w:b/>
          <w:lang w:eastAsia="ru-RU"/>
        </w:rPr>
        <w:t>Кафедра «Информатика и программное обеспечение»</w:t>
      </w:r>
    </w:p>
    <w:p w14:paraId="0BB129CD" w14:textId="77777777" w:rsidR="00F73B10" w:rsidRPr="00F73B10" w:rsidRDefault="00F73B10" w:rsidP="00F73B10">
      <w:pPr>
        <w:spacing w:line="240" w:lineRule="auto"/>
        <w:ind w:firstLine="0"/>
        <w:jc w:val="left"/>
        <w:rPr>
          <w:rFonts w:eastAsia="Times New Roman" w:cs="Times New Roman"/>
          <w:szCs w:val="20"/>
          <w:lang w:eastAsia="ru-RU"/>
        </w:rPr>
      </w:pPr>
    </w:p>
    <w:p w14:paraId="269D65A1" w14:textId="77777777" w:rsidR="00F73B10" w:rsidRPr="00F73B10" w:rsidRDefault="00F73B10" w:rsidP="00F73B10">
      <w:pPr>
        <w:spacing w:line="240" w:lineRule="auto"/>
        <w:ind w:firstLine="0"/>
        <w:jc w:val="left"/>
        <w:rPr>
          <w:rFonts w:eastAsia="Times New Roman" w:cs="Times New Roman"/>
          <w:szCs w:val="20"/>
          <w:lang w:eastAsia="ru-RU"/>
        </w:rPr>
      </w:pPr>
    </w:p>
    <w:p w14:paraId="7F50A840" w14:textId="77777777" w:rsidR="00F73B10" w:rsidRPr="00F73B10" w:rsidRDefault="00F73B10" w:rsidP="00F73B10">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5453AC7D"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Зав. кафедрой «И и ПО», к.т.н., доцент</w:t>
      </w:r>
    </w:p>
    <w:p w14:paraId="290D2063"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_____________________ Подвесовский А.Г.</w:t>
      </w:r>
    </w:p>
    <w:p w14:paraId="77A03BCC" w14:textId="5543C87C"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 ______________ 20</w:t>
      </w:r>
      <w:r w:rsidR="00321195">
        <w:rPr>
          <w:rFonts w:eastAsia="Times New Roman" w:cs="Times New Roman"/>
          <w:szCs w:val="20"/>
          <w:lang w:eastAsia="ru-RU"/>
        </w:rPr>
        <w:t>2</w:t>
      </w:r>
      <w:r w:rsidR="00F11E8E">
        <w:rPr>
          <w:rFonts w:eastAsia="Times New Roman" w:cs="Times New Roman"/>
          <w:szCs w:val="20"/>
          <w:lang w:eastAsia="ru-RU"/>
        </w:rPr>
        <w:t>1</w:t>
      </w:r>
      <w:r w:rsidRPr="00F73B10">
        <w:rPr>
          <w:rFonts w:eastAsia="Times New Roman" w:cs="Times New Roman"/>
          <w:szCs w:val="20"/>
          <w:lang w:eastAsia="ru-RU"/>
        </w:rPr>
        <w:t xml:space="preserve"> г.</w:t>
      </w:r>
    </w:p>
    <w:p w14:paraId="5922E609"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2ADFDAE3"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08956998" w14:textId="77777777" w:rsidR="0067012E" w:rsidRDefault="00C91C07" w:rsidP="00F73B10">
      <w:pPr>
        <w:spacing w:line="240" w:lineRule="auto"/>
        <w:ind w:firstLine="0"/>
        <w:jc w:val="center"/>
        <w:rPr>
          <w:b/>
          <w:sz w:val="32"/>
          <w:szCs w:val="32"/>
          <w:lang w:eastAsia="ru-RU"/>
        </w:rPr>
      </w:pPr>
      <w:r w:rsidRPr="00C91C07">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w:t>
      </w:r>
    </w:p>
    <w:p w14:paraId="68DCF45A" w14:textId="5AA860C6" w:rsidR="00F73B10" w:rsidRPr="00F73B10" w:rsidRDefault="00C91C07" w:rsidP="00F73B10">
      <w:pPr>
        <w:spacing w:line="240" w:lineRule="auto"/>
        <w:ind w:firstLine="0"/>
        <w:jc w:val="center"/>
        <w:rPr>
          <w:b/>
          <w:sz w:val="32"/>
          <w:szCs w:val="32"/>
          <w:lang w:eastAsia="ru-RU"/>
        </w:rPr>
      </w:pPr>
      <w:r w:rsidRPr="00C91C07">
        <w:rPr>
          <w:b/>
          <w:sz w:val="32"/>
          <w:szCs w:val="32"/>
          <w:lang w:eastAsia="ru-RU"/>
        </w:rPr>
        <w:t>И ПОЛЬЗОВАТЕЛЬСКОГО ИНТЕРФЕЙСА</w:t>
      </w:r>
    </w:p>
    <w:p w14:paraId="7F97223E" w14:textId="77777777" w:rsidR="00F73B10" w:rsidRPr="00F73B10" w:rsidRDefault="00F73B10" w:rsidP="00D806E0">
      <w:pPr>
        <w:spacing w:line="240" w:lineRule="auto"/>
        <w:ind w:firstLine="0"/>
        <w:rPr>
          <w:lang w:eastAsia="ru-RU"/>
        </w:rPr>
      </w:pPr>
    </w:p>
    <w:p w14:paraId="6409A6E6" w14:textId="77777777" w:rsidR="00F73B10" w:rsidRPr="00FC5A4C" w:rsidRDefault="00F73B10" w:rsidP="00FC5A4C">
      <w:pPr>
        <w:spacing w:line="240" w:lineRule="auto"/>
        <w:ind w:firstLine="0"/>
        <w:jc w:val="center"/>
        <w:rPr>
          <w:b/>
          <w:spacing w:val="100"/>
          <w:lang w:eastAsia="ru-RU"/>
        </w:rPr>
      </w:pPr>
      <w:r w:rsidRPr="00FC5A4C">
        <w:rPr>
          <w:b/>
          <w:spacing w:val="100"/>
          <w:lang w:eastAsia="ru-RU"/>
        </w:rPr>
        <w:t>ДИПЛОМНАЯ РАБОТА</w:t>
      </w:r>
    </w:p>
    <w:p w14:paraId="6154A17D" w14:textId="77777777" w:rsidR="00F73B10" w:rsidRPr="00F73B10" w:rsidRDefault="00F73B10" w:rsidP="00F73B10">
      <w:pPr>
        <w:spacing w:line="240" w:lineRule="auto"/>
        <w:ind w:firstLine="0"/>
        <w:jc w:val="center"/>
        <w:rPr>
          <w:rFonts w:eastAsia="Times New Roman" w:cs="Times New Roman"/>
          <w:b/>
          <w:sz w:val="32"/>
          <w:szCs w:val="20"/>
          <w:lang w:eastAsia="ru-RU"/>
        </w:rPr>
      </w:pPr>
    </w:p>
    <w:p w14:paraId="06C433BF" w14:textId="77777777" w:rsidR="00F73B10" w:rsidRPr="00F73B10" w:rsidRDefault="00F73B10" w:rsidP="00F73B10">
      <w:pPr>
        <w:spacing w:line="240" w:lineRule="auto"/>
        <w:ind w:firstLine="0"/>
        <w:jc w:val="center"/>
        <w:rPr>
          <w:lang w:eastAsia="ru-RU"/>
        </w:rPr>
      </w:pPr>
      <w:r w:rsidRPr="00F73B10">
        <w:rPr>
          <w:lang w:eastAsia="ru-RU"/>
        </w:rPr>
        <w:t>Документы текстовые</w:t>
      </w:r>
    </w:p>
    <w:p w14:paraId="3001D91D" w14:textId="77777777" w:rsidR="00F73B10" w:rsidRPr="00F73B10" w:rsidRDefault="00F73B10" w:rsidP="00F73B10">
      <w:pPr>
        <w:spacing w:line="240" w:lineRule="auto"/>
        <w:ind w:firstLine="0"/>
        <w:jc w:val="center"/>
        <w:rPr>
          <w:rFonts w:eastAsia="Times New Roman" w:cs="Times New Roman"/>
          <w:sz w:val="16"/>
          <w:szCs w:val="20"/>
          <w:lang w:eastAsia="ru-RU"/>
        </w:rPr>
      </w:pPr>
    </w:p>
    <w:p w14:paraId="51F30640" w14:textId="77777777" w:rsidR="00F73B10" w:rsidRPr="00F73B10" w:rsidRDefault="00F73B10" w:rsidP="009E1AB9">
      <w:pPr>
        <w:spacing w:line="240" w:lineRule="auto"/>
        <w:ind w:firstLine="0"/>
        <w:jc w:val="center"/>
        <w:rPr>
          <w:lang w:eastAsia="ru-RU"/>
        </w:rPr>
      </w:pPr>
      <w:r w:rsidRPr="00F73B10">
        <w:rPr>
          <w:lang w:eastAsia="ru-RU"/>
        </w:rPr>
        <w:t>Всего ____ листов в папке</w:t>
      </w:r>
    </w:p>
    <w:p w14:paraId="7343A17C" w14:textId="77777777" w:rsidR="00F73B10" w:rsidRPr="00F73B10" w:rsidRDefault="00F73B10" w:rsidP="00F73B10">
      <w:pPr>
        <w:spacing w:line="240" w:lineRule="auto"/>
        <w:ind w:firstLine="0"/>
        <w:jc w:val="left"/>
        <w:rPr>
          <w:rFonts w:eastAsia="Times New Roman" w:cs="Times New Roman"/>
          <w:szCs w:val="20"/>
          <w:lang w:eastAsia="ru-RU"/>
        </w:rPr>
      </w:pPr>
    </w:p>
    <w:p w14:paraId="049702E5" w14:textId="77777777" w:rsidR="00F73B10" w:rsidRPr="004044EF" w:rsidRDefault="00F73B10" w:rsidP="00F73B10">
      <w:pPr>
        <w:spacing w:line="240" w:lineRule="auto"/>
        <w:ind w:left="5103" w:firstLine="0"/>
        <w:rPr>
          <w:b/>
          <w:lang w:eastAsia="ru-RU"/>
        </w:rPr>
      </w:pPr>
      <w:r w:rsidRPr="004044EF">
        <w:rPr>
          <w:b/>
          <w:lang w:eastAsia="ru-RU"/>
        </w:rPr>
        <w:t>Руководитель</w:t>
      </w:r>
    </w:p>
    <w:p w14:paraId="3056AD96" w14:textId="13C915F0" w:rsidR="00F73B10" w:rsidRPr="004044EF" w:rsidRDefault="00C91C07"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Pr>
          <w:rFonts w:eastAsia="Times New Roman" w:cs="Times New Roman"/>
          <w:szCs w:val="20"/>
          <w:lang w:eastAsia="ru-RU"/>
        </w:rPr>
        <w:t>Трубаков А.О.</w:t>
      </w:r>
    </w:p>
    <w:p w14:paraId="084E1548" w14:textId="7B372FD0"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6933111" w14:textId="77777777" w:rsidR="00F73B10" w:rsidRPr="004044EF" w:rsidRDefault="00F73B10" w:rsidP="00F73B10">
      <w:pPr>
        <w:spacing w:line="240" w:lineRule="auto"/>
        <w:ind w:left="5103" w:firstLine="0"/>
        <w:jc w:val="left"/>
        <w:rPr>
          <w:rFonts w:eastAsia="Times New Roman" w:cs="Times New Roman"/>
          <w:b/>
          <w:szCs w:val="20"/>
          <w:lang w:eastAsia="ru-RU"/>
        </w:rPr>
      </w:pPr>
      <w:r w:rsidRPr="004044EF">
        <w:rPr>
          <w:rFonts w:eastAsia="Times New Roman" w:cs="Times New Roman"/>
          <w:b/>
          <w:szCs w:val="20"/>
          <w:lang w:eastAsia="ru-RU"/>
        </w:rPr>
        <w:t>Консультанты:</w:t>
      </w:r>
    </w:p>
    <w:p w14:paraId="47CE1EB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экономической части </w:t>
      </w:r>
    </w:p>
    <w:p w14:paraId="497CF52C"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 к.т.н., доц. Титарев Д.В.</w:t>
      </w:r>
    </w:p>
    <w:p w14:paraId="59D676A5" w14:textId="3BF332E3"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39273BB"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организационной части </w:t>
      </w:r>
    </w:p>
    <w:p w14:paraId="746E93F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____________________ ст. преп. Зяблова Е.С.</w:t>
      </w:r>
    </w:p>
    <w:p w14:paraId="512F4C10" w14:textId="5BF249E1"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E85D9DB" w14:textId="77777777" w:rsidR="00F73B10" w:rsidRPr="0006413E" w:rsidRDefault="00F73B10" w:rsidP="00F73B10">
      <w:pPr>
        <w:spacing w:line="240" w:lineRule="auto"/>
        <w:ind w:left="5103" w:firstLine="0"/>
        <w:jc w:val="left"/>
        <w:rPr>
          <w:rFonts w:eastAsia="Times New Roman" w:cs="Times New Roman"/>
          <w:szCs w:val="20"/>
          <w:highlight w:val="yellow"/>
          <w:lang w:eastAsia="ru-RU"/>
        </w:rPr>
      </w:pPr>
    </w:p>
    <w:p w14:paraId="10036A72" w14:textId="77777777" w:rsidR="00F73B10" w:rsidRPr="004044EF" w:rsidRDefault="00F73B10" w:rsidP="00F73B10">
      <w:pPr>
        <w:spacing w:line="240" w:lineRule="auto"/>
        <w:ind w:left="5103" w:firstLine="0"/>
        <w:rPr>
          <w:b/>
          <w:lang w:eastAsia="ru-RU"/>
        </w:rPr>
      </w:pPr>
      <w:r w:rsidRPr="004044EF">
        <w:rPr>
          <w:b/>
          <w:lang w:eastAsia="ru-RU"/>
        </w:rPr>
        <w:t>Нормоконтролер</w:t>
      </w:r>
    </w:p>
    <w:p w14:paraId="6E17609E" w14:textId="77777777" w:rsidR="00F73B10" w:rsidRPr="004044EF" w:rsidRDefault="00A13885"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sidRPr="004044EF">
        <w:rPr>
          <w:rFonts w:eastAsia="Times New Roman" w:cs="Times New Roman"/>
          <w:szCs w:val="20"/>
          <w:lang w:eastAsia="ru-RU"/>
        </w:rPr>
        <w:t>Трубаков А</w:t>
      </w:r>
      <w:r w:rsidR="00F73B10" w:rsidRPr="004044EF">
        <w:rPr>
          <w:rFonts w:eastAsia="Times New Roman" w:cs="Times New Roman"/>
          <w:szCs w:val="20"/>
          <w:lang w:eastAsia="ru-RU"/>
        </w:rPr>
        <w:t>.</w:t>
      </w:r>
      <w:r w:rsidRPr="004044EF">
        <w:rPr>
          <w:rFonts w:eastAsia="Times New Roman" w:cs="Times New Roman"/>
          <w:szCs w:val="20"/>
          <w:lang w:eastAsia="ru-RU"/>
        </w:rPr>
        <w:t>О</w:t>
      </w:r>
      <w:r w:rsidR="00F73B10" w:rsidRPr="004044EF">
        <w:rPr>
          <w:rFonts w:eastAsia="Times New Roman" w:cs="Times New Roman"/>
          <w:szCs w:val="20"/>
          <w:lang w:eastAsia="ru-RU"/>
        </w:rPr>
        <w:t>.</w:t>
      </w:r>
    </w:p>
    <w:p w14:paraId="11E27900" w14:textId="6C078532" w:rsidR="00F73B10" w:rsidRPr="00F73B10"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848A22F" w14:textId="77777777" w:rsidR="00F73B10" w:rsidRPr="00F73B10" w:rsidRDefault="00F73B10" w:rsidP="00F73B10">
      <w:pPr>
        <w:spacing w:line="240" w:lineRule="auto"/>
        <w:ind w:left="5103" w:firstLine="0"/>
        <w:jc w:val="left"/>
        <w:rPr>
          <w:rFonts w:eastAsia="Times New Roman" w:cs="Times New Roman"/>
          <w:szCs w:val="20"/>
          <w:lang w:eastAsia="ru-RU"/>
        </w:rPr>
      </w:pPr>
    </w:p>
    <w:p w14:paraId="5582ACDB" w14:textId="77777777" w:rsidR="00F73B10" w:rsidRPr="00F73B10" w:rsidRDefault="00F73B10" w:rsidP="00F73B10">
      <w:pPr>
        <w:spacing w:line="240" w:lineRule="auto"/>
        <w:ind w:left="5103" w:firstLine="0"/>
        <w:rPr>
          <w:b/>
          <w:lang w:eastAsia="ru-RU"/>
        </w:rPr>
      </w:pPr>
      <w:r w:rsidRPr="00F73B10">
        <w:rPr>
          <w:b/>
          <w:lang w:eastAsia="ru-RU"/>
        </w:rPr>
        <w:t>Студент</w:t>
      </w:r>
    </w:p>
    <w:p w14:paraId="112E27DA" w14:textId="3910C9E6" w:rsidR="00F73B10" w:rsidRPr="00F73B10" w:rsidRDefault="00F73B10"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________________________</w:t>
      </w:r>
      <w:r w:rsidR="00C91C07">
        <w:rPr>
          <w:rFonts w:eastAsia="Times New Roman" w:cs="Times New Roman"/>
          <w:szCs w:val="20"/>
          <w:lang w:eastAsia="ru-RU"/>
        </w:rPr>
        <w:t>__</w:t>
      </w:r>
      <w:r w:rsidRPr="00F73B10">
        <w:rPr>
          <w:rFonts w:eastAsia="Times New Roman" w:cs="Times New Roman"/>
          <w:szCs w:val="20"/>
          <w:lang w:eastAsia="ru-RU"/>
        </w:rPr>
        <w:t xml:space="preserve"> </w:t>
      </w:r>
      <w:r w:rsidR="00C91C07">
        <w:rPr>
          <w:rFonts w:eastAsia="Times New Roman" w:cs="Times New Roman"/>
          <w:szCs w:val="20"/>
          <w:lang w:eastAsia="ru-RU"/>
        </w:rPr>
        <w:t>Сухарев Е.А.</w:t>
      </w:r>
    </w:p>
    <w:p w14:paraId="32BB84F4" w14:textId="131D4025" w:rsidR="00F73B10" w:rsidRPr="00F73B10" w:rsidRDefault="004963B7" w:rsidP="004963B7">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«___»____________20</w:t>
      </w:r>
      <w:r w:rsidR="001F2375">
        <w:rPr>
          <w:rFonts w:eastAsia="Times New Roman" w:cs="Times New Roman"/>
          <w:szCs w:val="20"/>
          <w:lang w:eastAsia="ru-RU"/>
        </w:rPr>
        <w:t>2</w:t>
      </w:r>
      <w:r w:rsidR="00F11E8E">
        <w:rPr>
          <w:rFonts w:eastAsia="Times New Roman" w:cs="Times New Roman"/>
          <w:szCs w:val="20"/>
          <w:lang w:eastAsia="ru-RU"/>
        </w:rPr>
        <w:t>1</w:t>
      </w:r>
      <w:r>
        <w:rPr>
          <w:rFonts w:eastAsia="Times New Roman" w:cs="Times New Roman"/>
          <w:szCs w:val="20"/>
          <w:lang w:eastAsia="ru-RU"/>
        </w:rPr>
        <w:t xml:space="preserve"> г.</w:t>
      </w:r>
    </w:p>
    <w:p w14:paraId="5EE8454D" w14:textId="77777777" w:rsidR="00F73B10" w:rsidRPr="00F73B10" w:rsidRDefault="00F73B10" w:rsidP="00F73B10">
      <w:pPr>
        <w:keepNext/>
        <w:spacing w:line="240" w:lineRule="auto"/>
        <w:ind w:firstLine="0"/>
        <w:jc w:val="left"/>
        <w:outlineLvl w:val="2"/>
        <w:rPr>
          <w:rFonts w:eastAsia="Times New Roman" w:cs="Times New Roman"/>
          <w:szCs w:val="28"/>
          <w:lang w:eastAsia="ru-RU"/>
        </w:rPr>
      </w:pPr>
    </w:p>
    <w:p w14:paraId="0FB791D0" w14:textId="374F9FA7" w:rsidR="00E626C9" w:rsidRPr="00E626C9" w:rsidRDefault="00F73B10" w:rsidP="00F73B10">
      <w:pPr>
        <w:spacing w:line="240" w:lineRule="auto"/>
        <w:jc w:val="center"/>
        <w:rPr>
          <w:b/>
          <w:lang w:eastAsia="ru-RU"/>
        </w:rPr>
        <w:sectPr w:rsidR="00E626C9" w:rsidRPr="00E626C9" w:rsidSect="00D01ECD">
          <w:headerReference w:type="default" r:id="rId8"/>
          <w:pgSz w:w="11906" w:h="16838"/>
          <w:pgMar w:top="709" w:right="284" w:bottom="425" w:left="964" w:header="709" w:footer="709" w:gutter="0"/>
          <w:cols w:space="708"/>
          <w:titlePg/>
          <w:docGrid w:linePitch="381"/>
        </w:sectPr>
      </w:pPr>
      <w:r w:rsidRPr="00F73B10">
        <w:rPr>
          <w:b/>
          <w:lang w:eastAsia="ru-RU"/>
        </w:rPr>
        <w:t>БРЯНСК 20</w:t>
      </w:r>
      <w:r w:rsidR="00F11E8E">
        <w:rPr>
          <w:b/>
          <w:lang w:eastAsia="ru-RU"/>
        </w:rPr>
        <w:t>21</w:t>
      </w:r>
    </w:p>
    <w:p w14:paraId="10618F30" w14:textId="1636F8F2" w:rsidR="006B65C3" w:rsidRDefault="006B65C3" w:rsidP="00FD089D">
      <w:pPr>
        <w:pStyle w:val="MyHeading1"/>
      </w:pPr>
      <w:bookmarkStart w:id="0" w:name="_Toc11938253"/>
      <w:bookmarkStart w:id="1" w:name="_Toc74085115"/>
      <w:r w:rsidRPr="00951FE9">
        <w:lastRenderedPageBreak/>
        <w:t>АННОТАЦИЯ</w:t>
      </w:r>
      <w:bookmarkEnd w:id="0"/>
      <w:bookmarkEnd w:id="1"/>
    </w:p>
    <w:p w14:paraId="6590C988" w14:textId="6FFAD73F" w:rsidR="00362C38" w:rsidRDefault="00362C38" w:rsidP="00362C38">
      <w:r>
        <w:t xml:space="preserve">Данная дипломная работа посвящена вопросам проектирования и разработки программного комплекса, служащего для </w:t>
      </w:r>
      <w:r w:rsidR="005258C7">
        <w:t>управления и контроля надежной</w:t>
      </w:r>
      <w:r>
        <w:t xml:space="preserve"> отправки электронных писем.</w:t>
      </w:r>
    </w:p>
    <w:p w14:paraId="7E90427D" w14:textId="39321211" w:rsidR="00362C38" w:rsidRDefault="00362C38" w:rsidP="00362C38">
      <w:pPr>
        <w:rPr>
          <w:color w:val="000000" w:themeColor="text1"/>
        </w:rPr>
      </w:pPr>
      <w:del w:id="2" w:author="Andrey T" w:date="2021-06-06T12:09:00Z">
        <w:r w:rsidDel="00403CC1">
          <w:delText xml:space="preserve">Из </w:delText>
        </w:r>
      </w:del>
      <w:del w:id="3" w:author="Andrey T" w:date="2021-06-06T12:08:00Z">
        <w:r w:rsidDel="00403CC1">
          <w:delText xml:space="preserve">всего </w:delText>
        </w:r>
      </w:del>
      <w:ins w:id="4" w:author="Andrey T" w:date="2021-06-06T12:09:00Z">
        <w:r w:rsidR="00403CC1">
          <w:t xml:space="preserve">На данный момент в </w:t>
        </w:r>
      </w:ins>
      <w:r>
        <w:t>спроектированно</w:t>
      </w:r>
      <w:del w:id="5" w:author="Andrey T" w:date="2021-06-06T12:09:00Z">
        <w:r w:rsidDel="00403CC1">
          <w:delText>го</w:delText>
        </w:r>
      </w:del>
      <w:ins w:id="6" w:author="Andrey T" w:date="2021-06-06T12:09:00Z">
        <w:r w:rsidR="00403CC1">
          <w:t>м</w:t>
        </w:r>
      </w:ins>
      <w:r>
        <w:t xml:space="preserve"> комплекс</w:t>
      </w:r>
      <w:ins w:id="7" w:author="Andrey T" w:date="2021-06-06T12:09:00Z">
        <w:r w:rsidR="00403CC1">
          <w:t>е</w:t>
        </w:r>
      </w:ins>
      <w:del w:id="8" w:author="Andrey T" w:date="2021-06-06T12:09:00Z">
        <w:r w:rsidDel="00403CC1">
          <w:delText>а</w:delText>
        </w:r>
      </w:del>
      <w:r>
        <w:t xml:space="preserve"> выполн</w:t>
      </w:r>
      <w:del w:id="9" w:author="Andrey T" w:date="2021-06-06T12:09:00Z">
        <w:r w:rsidDel="00403CC1">
          <w:delText>яется</w:delText>
        </w:r>
      </w:del>
      <w:ins w:id="10" w:author="Andrey T" w:date="2021-06-06T12:09:00Z">
        <w:r w:rsidR="00403CC1">
          <w:t>ена</w:t>
        </w:r>
      </w:ins>
      <w:r>
        <w:t xml:space="preserve"> </w:t>
      </w:r>
      <w:del w:id="11" w:author="Andrey T" w:date="2021-06-06T12:10:00Z">
        <w:r w:rsidR="005F7E37" w:rsidDel="00403CC1">
          <w:delText xml:space="preserve">частичная </w:delText>
        </w:r>
      </w:del>
      <w:r>
        <w:t>реализация</w:t>
      </w:r>
      <w:r w:rsidR="00274A04">
        <w:t xml:space="preserve"> следующих модулей</w:t>
      </w:r>
      <w:r>
        <w:t>:</w:t>
      </w:r>
    </w:p>
    <w:p w14:paraId="7F53BEAD" w14:textId="389EB5C3" w:rsidR="00362C38" w:rsidRDefault="00274A04" w:rsidP="00E87833">
      <w:pPr>
        <w:pStyle w:val="a0"/>
        <w:numPr>
          <w:ilvl w:val="0"/>
          <w:numId w:val="11"/>
        </w:numPr>
      </w:pPr>
      <w:r>
        <w:t>интерфейсы</w:t>
      </w:r>
      <w:r w:rsidR="00362C38">
        <w:t xml:space="preserve"> пользовательской части для просмотра доступной информации;</w:t>
      </w:r>
    </w:p>
    <w:p w14:paraId="4AC6EA0F" w14:textId="47DF7B82" w:rsidR="00362C38" w:rsidRDefault="00274A04" w:rsidP="00E87833">
      <w:pPr>
        <w:pStyle w:val="a0"/>
        <w:numPr>
          <w:ilvl w:val="0"/>
          <w:numId w:val="11"/>
        </w:numPr>
      </w:pPr>
      <w:r>
        <w:t xml:space="preserve">компоненты </w:t>
      </w:r>
      <w:r w:rsidR="00362C38">
        <w:t>пользовательской части</w:t>
      </w:r>
      <w:r>
        <w:t>, отвечающие за обработку</w:t>
      </w:r>
      <w:r w:rsidR="00362C38">
        <w:t xml:space="preserve"> действий пользователя</w:t>
      </w:r>
      <w:r>
        <w:t xml:space="preserve"> и отправку запросов на сервер</w:t>
      </w:r>
      <w:r w:rsidR="00362C38">
        <w:t>;</w:t>
      </w:r>
    </w:p>
    <w:p w14:paraId="4C0E1AFD" w14:textId="001BE69B" w:rsidR="00362C38" w:rsidRDefault="00F51652" w:rsidP="00E87833">
      <w:pPr>
        <w:pStyle w:val="a0"/>
        <w:numPr>
          <w:ilvl w:val="0"/>
          <w:numId w:val="11"/>
        </w:numPr>
      </w:pPr>
      <w:r>
        <w:rPr>
          <w:lang w:val="en-US"/>
        </w:rPr>
        <w:t>web</w:t>
      </w:r>
      <w:r w:rsidRPr="00F51652">
        <w:t>-</w:t>
      </w:r>
      <w:r w:rsidR="00362C38">
        <w:rPr>
          <w:lang w:val="en-US"/>
        </w:rPr>
        <w:t>API</w:t>
      </w:r>
      <w:r w:rsidR="0098779D">
        <w:t xml:space="preserve"> </w:t>
      </w:r>
      <w:r w:rsidR="0098779D" w:rsidRPr="0098779D">
        <w:t>[</w:t>
      </w:r>
      <w:r w:rsidR="0097430E">
        <w:fldChar w:fldCharType="begin"/>
      </w:r>
      <w:r w:rsidR="0097430E">
        <w:instrText xml:space="preserve"> REF _Ref73978602 \r \h </w:instrText>
      </w:r>
      <w:r w:rsidR="0097430E">
        <w:fldChar w:fldCharType="separate"/>
      </w:r>
      <w:r w:rsidR="00B15ECC">
        <w:t>2</w:t>
      </w:r>
      <w:r w:rsidR="0097430E">
        <w:fldChar w:fldCharType="end"/>
      </w:r>
      <w:r w:rsidR="0098779D" w:rsidRPr="0098779D">
        <w:t>]</w:t>
      </w:r>
      <w:r w:rsidR="00362C38">
        <w:t xml:space="preserve"> д</w:t>
      </w:r>
      <w:r w:rsidR="00274A04">
        <w:t>ля обработки получаемых сервером</w:t>
      </w:r>
      <w:r w:rsidR="00362C38">
        <w:t xml:space="preserve"> запросов;</w:t>
      </w:r>
    </w:p>
    <w:p w14:paraId="542E3812" w14:textId="5250BE39" w:rsidR="00362C38" w:rsidRDefault="00274A04" w:rsidP="00E87833">
      <w:pPr>
        <w:pStyle w:val="a0"/>
        <w:numPr>
          <w:ilvl w:val="0"/>
          <w:numId w:val="11"/>
        </w:numPr>
      </w:pPr>
      <w:r>
        <w:t>фоновая служба</w:t>
      </w:r>
      <w:r w:rsidR="00362C38">
        <w:t xml:space="preserve"> для</w:t>
      </w:r>
      <w:r>
        <w:t xml:space="preserve"> асинхронной отправки сообщений;</w:t>
      </w:r>
    </w:p>
    <w:p w14:paraId="7E9E848B" w14:textId="63D2CBFA" w:rsidR="00274A04" w:rsidRDefault="00274A04" w:rsidP="00E87833">
      <w:pPr>
        <w:pStyle w:val="a0"/>
        <w:numPr>
          <w:ilvl w:val="0"/>
          <w:numId w:val="11"/>
        </w:numPr>
      </w:pPr>
      <w:r>
        <w:t>база данных для хранения основных сущностей.</w:t>
      </w:r>
    </w:p>
    <w:p w14:paraId="4092533C" w14:textId="17936C5C" w:rsidR="00362C38" w:rsidRDefault="00463FE0" w:rsidP="00C6433C">
      <w:r>
        <w:t xml:space="preserve">В </w:t>
      </w:r>
      <w:r w:rsidR="0067012E">
        <w:t>разделе анализ</w:t>
      </w:r>
      <w:r>
        <w:t xml:space="preserve"> требований представлен</w:t>
      </w:r>
      <w:r w:rsidR="00362C38">
        <w:t xml:space="preserve"> обзор процесса отправки электронного сообщения, программ-аналогов, диаграмм</w:t>
      </w:r>
      <w:r>
        <w:t>ы</w:t>
      </w:r>
      <w:r w:rsidR="00362C38">
        <w:t xml:space="preserve"> вариантов использования, </w:t>
      </w:r>
      <w:r w:rsidR="00362C38">
        <w:rPr>
          <w:lang w:val="en-US"/>
        </w:rPr>
        <w:t>IDEF</w:t>
      </w:r>
      <w:r w:rsidR="00274A04">
        <w:t>0-диаграмм</w:t>
      </w:r>
      <w:r>
        <w:t>ы</w:t>
      </w:r>
      <w:r w:rsidR="00274A04">
        <w:t xml:space="preserve">. </w:t>
      </w:r>
      <w:r>
        <w:t>О</w:t>
      </w:r>
      <w:r w:rsidR="00274A04">
        <w:t>писана</w:t>
      </w:r>
      <w:r w:rsidR="00362C38">
        <w:t xml:space="preserve"> </w:t>
      </w:r>
      <w:r w:rsidR="00274A04">
        <w:t>диаграмма</w:t>
      </w:r>
      <w:r w:rsidR="00362C38">
        <w:t xml:space="preserve"> </w:t>
      </w:r>
      <w:r w:rsidR="00362C38">
        <w:rPr>
          <w:lang w:val="en-US"/>
        </w:rPr>
        <w:t>BPMN</w:t>
      </w:r>
      <w:r w:rsidR="00274A04">
        <w:t>,</w:t>
      </w:r>
      <w:r w:rsidR="00362C38" w:rsidRPr="00362C38">
        <w:t xml:space="preserve"> </w:t>
      </w:r>
      <w:r w:rsidR="00362C38">
        <w:t>рассмотрен бизнес-процесс от создания сообщения пользователем до отправки этого сообщения получателям.</w:t>
      </w:r>
    </w:p>
    <w:p w14:paraId="488FFEA3" w14:textId="76290F90" w:rsidR="00362C38" w:rsidRPr="00274A04" w:rsidRDefault="00362C38" w:rsidP="00362C38">
      <w:pPr>
        <w:rPr>
          <w:highlight w:val="yellow"/>
        </w:rPr>
      </w:pPr>
      <w:r>
        <w:t>Экономический анализ представляет собой определение организационной структуры, необходимой для создани</w:t>
      </w:r>
      <w:r w:rsidR="00274A04">
        <w:t>я</w:t>
      </w:r>
      <w:r>
        <w:t xml:space="preserve"> программного комплекса, составление календарного плана и расчёт себестоимости проекта.</w:t>
      </w:r>
    </w:p>
    <w:p w14:paraId="3B36C6C6" w14:textId="661E3999" w:rsidR="00362C38" w:rsidRDefault="00362C38" w:rsidP="00463FE0">
      <w:r>
        <w:t xml:space="preserve">В рамках проектирования </w:t>
      </w:r>
      <w:r w:rsidR="00216C09">
        <w:t xml:space="preserve">и разработки </w:t>
      </w:r>
      <w:r>
        <w:t>программного комплекса были выбраны основные инструменты разработки, разработана архитектура программного комплекса</w:t>
      </w:r>
      <w:r w:rsidR="00216C09">
        <w:t xml:space="preserve">, спроектированы и </w:t>
      </w:r>
      <w:r w:rsidR="00E50985">
        <w:t xml:space="preserve">разработаны основные интерфейсы. Спроектирована база данных, а особенности основных ее сущностей отражены на </w:t>
      </w:r>
      <w:r w:rsidR="00E50985">
        <w:rPr>
          <w:lang w:val="en-US"/>
        </w:rPr>
        <w:t>ER</w:t>
      </w:r>
      <w:r w:rsidR="00E50985" w:rsidRPr="00E50985">
        <w:t>-</w:t>
      </w:r>
      <w:r w:rsidR="00E50985">
        <w:t>диаграмме.</w:t>
      </w:r>
      <w:r>
        <w:t xml:space="preserve"> Также разработаны </w:t>
      </w:r>
      <w:r w:rsidR="00463FE0">
        <w:t>диаграмма потоков данных и диаграмма классов для службы отправки сообщений.</w:t>
      </w:r>
    </w:p>
    <w:p w14:paraId="3F7465E8" w14:textId="77777777" w:rsidR="00362C38" w:rsidRDefault="00362C38" w:rsidP="00362C38">
      <w:r>
        <w:t>Тестирование программного комплекса содержит перечень видов испытаний, их краткое описание, а также результаты проведенных испытаний.</w:t>
      </w:r>
    </w:p>
    <w:p w14:paraId="4252BF67" w14:textId="6F765629" w:rsidR="00FE432F" w:rsidRPr="002830FF" w:rsidRDefault="00362C38" w:rsidP="00362C38">
      <w:r>
        <w:lastRenderedPageBreak/>
        <w:t xml:space="preserve">Организационная часть описывает вредные и опасные факторы, которым подвергаются пользователи программного </w:t>
      </w:r>
      <w:commentRangeStart w:id="12"/>
      <w:r>
        <w:t>комплекса</w:t>
      </w:r>
      <w:commentRangeEnd w:id="12"/>
      <w:r w:rsidR="00403CC1">
        <w:rPr>
          <w:rStyle w:val="af1"/>
        </w:rPr>
        <w:commentReference w:id="12"/>
      </w:r>
      <w:r>
        <w:t>.</w:t>
      </w:r>
    </w:p>
    <w:sdt>
      <w:sdtPr>
        <w:id w:val="-738633588"/>
        <w:docPartObj>
          <w:docPartGallery w:val="Table of Contents"/>
          <w:docPartUnique/>
        </w:docPartObj>
      </w:sdtPr>
      <w:sdtEndPr>
        <w:rPr>
          <w:b/>
          <w:bCs/>
        </w:rPr>
      </w:sdtEndPr>
      <w:sdtContent>
        <w:p w14:paraId="4B71D22D" w14:textId="716E57F4" w:rsidR="00B37101" w:rsidRPr="00B37101" w:rsidRDefault="00B37101" w:rsidP="00B37101">
          <w:pPr>
            <w:pStyle w:val="af8"/>
            <w:jc w:val="center"/>
            <w:rPr>
              <w:rStyle w:val="11"/>
            </w:rPr>
          </w:pPr>
          <w:r w:rsidRPr="00B37101">
            <w:rPr>
              <w:rStyle w:val="11"/>
            </w:rPr>
            <w:t>СОДЕРЖАНИЕ</w:t>
          </w:r>
        </w:p>
        <w:p w14:paraId="67DA2789" w14:textId="32C2760C" w:rsidR="00895D1C" w:rsidRDefault="00B37101" w:rsidP="00895D1C">
          <w:pPr>
            <w:pStyle w:val="12"/>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4085115" w:history="1">
            <w:r w:rsidR="00895D1C" w:rsidRPr="00AE0BF4">
              <w:rPr>
                <w:rStyle w:val="af"/>
                <w:noProof/>
              </w:rPr>
              <w:t>АННОТАЦИЯ</w:t>
            </w:r>
            <w:r w:rsidR="00895D1C">
              <w:rPr>
                <w:noProof/>
                <w:webHidden/>
              </w:rPr>
              <w:tab/>
            </w:r>
            <w:r w:rsidR="00895D1C">
              <w:rPr>
                <w:noProof/>
                <w:webHidden/>
              </w:rPr>
              <w:fldChar w:fldCharType="begin"/>
            </w:r>
            <w:r w:rsidR="00895D1C">
              <w:rPr>
                <w:noProof/>
                <w:webHidden/>
              </w:rPr>
              <w:instrText xml:space="preserve"> PAGEREF _Toc74085115 \h </w:instrText>
            </w:r>
            <w:r w:rsidR="00895D1C">
              <w:rPr>
                <w:noProof/>
                <w:webHidden/>
              </w:rPr>
            </w:r>
            <w:r w:rsidR="00895D1C">
              <w:rPr>
                <w:noProof/>
                <w:webHidden/>
              </w:rPr>
              <w:fldChar w:fldCharType="separate"/>
            </w:r>
            <w:r w:rsidR="00895D1C">
              <w:rPr>
                <w:noProof/>
                <w:webHidden/>
              </w:rPr>
              <w:t>2</w:t>
            </w:r>
            <w:r w:rsidR="00895D1C">
              <w:rPr>
                <w:noProof/>
                <w:webHidden/>
              </w:rPr>
              <w:fldChar w:fldCharType="end"/>
            </w:r>
          </w:hyperlink>
        </w:p>
        <w:p w14:paraId="372B9B98" w14:textId="3DA61E90" w:rsidR="00895D1C" w:rsidRDefault="00895D1C" w:rsidP="00895D1C">
          <w:pPr>
            <w:pStyle w:val="12"/>
            <w:spacing w:after="0"/>
            <w:rPr>
              <w:rFonts w:asciiTheme="minorHAnsi" w:eastAsiaTheme="minorEastAsia" w:hAnsiTheme="minorHAnsi"/>
              <w:noProof/>
              <w:sz w:val="22"/>
              <w:lang w:eastAsia="ru-RU"/>
            </w:rPr>
          </w:pPr>
          <w:hyperlink w:anchor="_Toc74085116" w:history="1">
            <w:r w:rsidRPr="00AE0BF4">
              <w:rPr>
                <w:rStyle w:val="af"/>
                <w:noProof/>
              </w:rPr>
              <w:t>ВВЕДЕНИЕ</w:t>
            </w:r>
            <w:r>
              <w:rPr>
                <w:noProof/>
                <w:webHidden/>
              </w:rPr>
              <w:tab/>
            </w:r>
            <w:r>
              <w:rPr>
                <w:noProof/>
                <w:webHidden/>
              </w:rPr>
              <w:fldChar w:fldCharType="begin"/>
            </w:r>
            <w:r>
              <w:rPr>
                <w:noProof/>
                <w:webHidden/>
              </w:rPr>
              <w:instrText xml:space="preserve"> PAGEREF _Toc74085116 \h </w:instrText>
            </w:r>
            <w:r>
              <w:rPr>
                <w:noProof/>
                <w:webHidden/>
              </w:rPr>
            </w:r>
            <w:r>
              <w:rPr>
                <w:noProof/>
                <w:webHidden/>
              </w:rPr>
              <w:fldChar w:fldCharType="separate"/>
            </w:r>
            <w:r>
              <w:rPr>
                <w:noProof/>
                <w:webHidden/>
              </w:rPr>
              <w:t>6</w:t>
            </w:r>
            <w:r>
              <w:rPr>
                <w:noProof/>
                <w:webHidden/>
              </w:rPr>
              <w:fldChar w:fldCharType="end"/>
            </w:r>
          </w:hyperlink>
        </w:p>
        <w:p w14:paraId="1EFCF47B" w14:textId="70812087" w:rsidR="00895D1C" w:rsidRDefault="00895D1C" w:rsidP="00895D1C">
          <w:pPr>
            <w:pStyle w:val="12"/>
            <w:spacing w:after="0"/>
            <w:rPr>
              <w:rFonts w:asciiTheme="minorHAnsi" w:eastAsiaTheme="minorEastAsia" w:hAnsiTheme="minorHAnsi"/>
              <w:noProof/>
              <w:sz w:val="22"/>
              <w:lang w:eastAsia="ru-RU"/>
            </w:rPr>
          </w:pPr>
          <w:hyperlink w:anchor="_Toc74085117" w:history="1">
            <w:r w:rsidRPr="00AE0BF4">
              <w:rPr>
                <w:rStyle w:val="af"/>
                <w:noProof/>
              </w:rPr>
              <w:t>1. АНАЛИЗ ТРЕБОВАНИЙ</w:t>
            </w:r>
            <w:r>
              <w:rPr>
                <w:noProof/>
                <w:webHidden/>
              </w:rPr>
              <w:tab/>
            </w:r>
            <w:r>
              <w:rPr>
                <w:noProof/>
                <w:webHidden/>
              </w:rPr>
              <w:fldChar w:fldCharType="begin"/>
            </w:r>
            <w:r>
              <w:rPr>
                <w:noProof/>
                <w:webHidden/>
              </w:rPr>
              <w:instrText xml:space="preserve"> PAGEREF _Toc74085117 \h </w:instrText>
            </w:r>
            <w:r>
              <w:rPr>
                <w:noProof/>
                <w:webHidden/>
              </w:rPr>
            </w:r>
            <w:r>
              <w:rPr>
                <w:noProof/>
                <w:webHidden/>
              </w:rPr>
              <w:fldChar w:fldCharType="separate"/>
            </w:r>
            <w:r>
              <w:rPr>
                <w:noProof/>
                <w:webHidden/>
              </w:rPr>
              <w:t>8</w:t>
            </w:r>
            <w:r>
              <w:rPr>
                <w:noProof/>
                <w:webHidden/>
              </w:rPr>
              <w:fldChar w:fldCharType="end"/>
            </w:r>
          </w:hyperlink>
        </w:p>
        <w:p w14:paraId="693BD97D" w14:textId="1A52BEA0" w:rsidR="00895D1C" w:rsidRDefault="00895D1C" w:rsidP="00895D1C">
          <w:pPr>
            <w:pStyle w:val="21"/>
            <w:rPr>
              <w:rFonts w:asciiTheme="minorHAnsi" w:eastAsiaTheme="minorEastAsia" w:hAnsiTheme="minorHAnsi"/>
              <w:noProof/>
              <w:sz w:val="22"/>
              <w:lang w:eastAsia="ru-RU"/>
            </w:rPr>
          </w:pPr>
          <w:hyperlink w:anchor="_Toc74085118" w:history="1">
            <w:r w:rsidRPr="00AE0BF4">
              <w:rPr>
                <w:rStyle w:val="af"/>
                <w:noProof/>
                <w14:scene3d>
                  <w14:camera w14:prst="orthographicFront"/>
                  <w14:lightRig w14:rig="threePt" w14:dir="t">
                    <w14:rot w14:lat="0" w14:lon="0" w14:rev="0"/>
                  </w14:lightRig>
                </w14:scene3d>
              </w:rPr>
              <w:t>1.1.</w:t>
            </w:r>
            <w:r w:rsidRPr="00AE0BF4">
              <w:rPr>
                <w:rStyle w:val="af"/>
                <w:noProof/>
              </w:rPr>
              <w:t xml:space="preserve"> Обзор процесса отправки и доставки сообщения</w:t>
            </w:r>
            <w:r>
              <w:rPr>
                <w:noProof/>
                <w:webHidden/>
              </w:rPr>
              <w:tab/>
            </w:r>
            <w:r>
              <w:rPr>
                <w:noProof/>
                <w:webHidden/>
              </w:rPr>
              <w:fldChar w:fldCharType="begin"/>
            </w:r>
            <w:r>
              <w:rPr>
                <w:noProof/>
                <w:webHidden/>
              </w:rPr>
              <w:instrText xml:space="preserve"> PAGEREF _Toc74085118 \h </w:instrText>
            </w:r>
            <w:r>
              <w:rPr>
                <w:noProof/>
                <w:webHidden/>
              </w:rPr>
            </w:r>
            <w:r>
              <w:rPr>
                <w:noProof/>
                <w:webHidden/>
              </w:rPr>
              <w:fldChar w:fldCharType="separate"/>
            </w:r>
            <w:r>
              <w:rPr>
                <w:noProof/>
                <w:webHidden/>
              </w:rPr>
              <w:t>8</w:t>
            </w:r>
            <w:r>
              <w:rPr>
                <w:noProof/>
                <w:webHidden/>
              </w:rPr>
              <w:fldChar w:fldCharType="end"/>
            </w:r>
          </w:hyperlink>
        </w:p>
        <w:p w14:paraId="38138333" w14:textId="6E7C484E" w:rsidR="00895D1C" w:rsidRDefault="00895D1C" w:rsidP="00895D1C">
          <w:pPr>
            <w:pStyle w:val="32"/>
            <w:rPr>
              <w:rFonts w:asciiTheme="minorHAnsi" w:eastAsiaTheme="minorEastAsia" w:hAnsiTheme="minorHAnsi"/>
              <w:noProof/>
              <w:sz w:val="22"/>
              <w:lang w:eastAsia="ru-RU"/>
            </w:rPr>
          </w:pPr>
          <w:hyperlink w:anchor="_Toc74085119" w:history="1">
            <w:r w:rsidRPr="00AE0BF4">
              <w:rPr>
                <w:rStyle w:val="af"/>
                <w:noProof/>
                <w:lang w:bidi="x-none"/>
              </w:rPr>
              <w:t>1.1.1.</w:t>
            </w:r>
            <w:r>
              <w:rPr>
                <w:rFonts w:asciiTheme="minorHAnsi" w:eastAsiaTheme="minorEastAsia" w:hAnsiTheme="minorHAnsi"/>
                <w:noProof/>
                <w:sz w:val="22"/>
                <w:lang w:eastAsia="ru-RU"/>
              </w:rPr>
              <w:tab/>
            </w:r>
            <w:r w:rsidRPr="00AE0BF4">
              <w:rPr>
                <w:rStyle w:val="af"/>
                <w:noProof/>
              </w:rPr>
              <w:t>Общие сведения</w:t>
            </w:r>
            <w:r>
              <w:rPr>
                <w:noProof/>
                <w:webHidden/>
              </w:rPr>
              <w:tab/>
            </w:r>
            <w:r>
              <w:rPr>
                <w:noProof/>
                <w:webHidden/>
              </w:rPr>
              <w:fldChar w:fldCharType="begin"/>
            </w:r>
            <w:r>
              <w:rPr>
                <w:noProof/>
                <w:webHidden/>
              </w:rPr>
              <w:instrText xml:space="preserve"> PAGEREF _Toc74085119 \h </w:instrText>
            </w:r>
            <w:r>
              <w:rPr>
                <w:noProof/>
                <w:webHidden/>
              </w:rPr>
            </w:r>
            <w:r>
              <w:rPr>
                <w:noProof/>
                <w:webHidden/>
              </w:rPr>
              <w:fldChar w:fldCharType="separate"/>
            </w:r>
            <w:r>
              <w:rPr>
                <w:noProof/>
                <w:webHidden/>
              </w:rPr>
              <w:t>8</w:t>
            </w:r>
            <w:r>
              <w:rPr>
                <w:noProof/>
                <w:webHidden/>
              </w:rPr>
              <w:fldChar w:fldCharType="end"/>
            </w:r>
          </w:hyperlink>
        </w:p>
        <w:p w14:paraId="5F9D1FDB" w14:textId="4DD15D27" w:rsidR="00895D1C" w:rsidRDefault="00895D1C" w:rsidP="00895D1C">
          <w:pPr>
            <w:pStyle w:val="32"/>
            <w:rPr>
              <w:rFonts w:asciiTheme="minorHAnsi" w:eastAsiaTheme="minorEastAsia" w:hAnsiTheme="minorHAnsi"/>
              <w:noProof/>
              <w:sz w:val="22"/>
              <w:lang w:eastAsia="ru-RU"/>
            </w:rPr>
          </w:pPr>
          <w:hyperlink w:anchor="_Toc74085120" w:history="1">
            <w:r w:rsidRPr="00AE0BF4">
              <w:rPr>
                <w:rStyle w:val="af"/>
                <w:noProof/>
                <w:lang w:bidi="x-none"/>
              </w:rPr>
              <w:t>1.1.2.</w:t>
            </w:r>
            <w:r>
              <w:rPr>
                <w:rFonts w:asciiTheme="minorHAnsi" w:eastAsiaTheme="minorEastAsia" w:hAnsiTheme="minorHAnsi"/>
                <w:noProof/>
                <w:sz w:val="22"/>
                <w:lang w:eastAsia="ru-RU"/>
              </w:rPr>
              <w:tab/>
            </w:r>
            <w:r w:rsidRPr="00AE0BF4">
              <w:rPr>
                <w:rStyle w:val="af"/>
                <w:noProof/>
              </w:rPr>
              <w:t>Основные понятия</w:t>
            </w:r>
            <w:r>
              <w:rPr>
                <w:noProof/>
                <w:webHidden/>
              </w:rPr>
              <w:tab/>
            </w:r>
            <w:r>
              <w:rPr>
                <w:noProof/>
                <w:webHidden/>
              </w:rPr>
              <w:fldChar w:fldCharType="begin"/>
            </w:r>
            <w:r>
              <w:rPr>
                <w:noProof/>
                <w:webHidden/>
              </w:rPr>
              <w:instrText xml:space="preserve"> PAGEREF _Toc74085120 \h </w:instrText>
            </w:r>
            <w:r>
              <w:rPr>
                <w:noProof/>
                <w:webHidden/>
              </w:rPr>
            </w:r>
            <w:r>
              <w:rPr>
                <w:noProof/>
                <w:webHidden/>
              </w:rPr>
              <w:fldChar w:fldCharType="separate"/>
            </w:r>
            <w:r>
              <w:rPr>
                <w:noProof/>
                <w:webHidden/>
              </w:rPr>
              <w:t>8</w:t>
            </w:r>
            <w:r>
              <w:rPr>
                <w:noProof/>
                <w:webHidden/>
              </w:rPr>
              <w:fldChar w:fldCharType="end"/>
            </w:r>
          </w:hyperlink>
        </w:p>
        <w:p w14:paraId="29DBF6B7" w14:textId="25F67E03" w:rsidR="00895D1C" w:rsidRDefault="00895D1C" w:rsidP="00895D1C">
          <w:pPr>
            <w:pStyle w:val="32"/>
            <w:rPr>
              <w:rFonts w:asciiTheme="minorHAnsi" w:eastAsiaTheme="minorEastAsia" w:hAnsiTheme="minorHAnsi"/>
              <w:noProof/>
              <w:sz w:val="22"/>
              <w:lang w:eastAsia="ru-RU"/>
            </w:rPr>
          </w:pPr>
          <w:hyperlink w:anchor="_Toc74085121" w:history="1">
            <w:r w:rsidRPr="00AE0BF4">
              <w:rPr>
                <w:rStyle w:val="af"/>
                <w:noProof/>
                <w:lang w:bidi="x-none"/>
              </w:rPr>
              <w:t>1.1.3.</w:t>
            </w:r>
            <w:r>
              <w:rPr>
                <w:rFonts w:asciiTheme="minorHAnsi" w:eastAsiaTheme="minorEastAsia" w:hAnsiTheme="minorHAnsi"/>
                <w:noProof/>
                <w:sz w:val="22"/>
                <w:lang w:eastAsia="ru-RU"/>
              </w:rPr>
              <w:tab/>
            </w:r>
            <w:r w:rsidRPr="00AE0BF4">
              <w:rPr>
                <w:rStyle w:val="af"/>
                <w:noProof/>
              </w:rPr>
              <w:t>Процесс отправки сообщения</w:t>
            </w:r>
            <w:r>
              <w:rPr>
                <w:noProof/>
                <w:webHidden/>
              </w:rPr>
              <w:tab/>
            </w:r>
            <w:r>
              <w:rPr>
                <w:noProof/>
                <w:webHidden/>
              </w:rPr>
              <w:fldChar w:fldCharType="begin"/>
            </w:r>
            <w:r>
              <w:rPr>
                <w:noProof/>
                <w:webHidden/>
              </w:rPr>
              <w:instrText xml:space="preserve"> PAGEREF _Toc74085121 \h </w:instrText>
            </w:r>
            <w:r>
              <w:rPr>
                <w:noProof/>
                <w:webHidden/>
              </w:rPr>
            </w:r>
            <w:r>
              <w:rPr>
                <w:noProof/>
                <w:webHidden/>
              </w:rPr>
              <w:fldChar w:fldCharType="separate"/>
            </w:r>
            <w:r>
              <w:rPr>
                <w:noProof/>
                <w:webHidden/>
              </w:rPr>
              <w:t>10</w:t>
            </w:r>
            <w:r>
              <w:rPr>
                <w:noProof/>
                <w:webHidden/>
              </w:rPr>
              <w:fldChar w:fldCharType="end"/>
            </w:r>
          </w:hyperlink>
        </w:p>
        <w:p w14:paraId="7694A25E" w14:textId="1648A569" w:rsidR="00895D1C" w:rsidRDefault="00895D1C" w:rsidP="00895D1C">
          <w:pPr>
            <w:pStyle w:val="21"/>
            <w:rPr>
              <w:rFonts w:asciiTheme="minorHAnsi" w:eastAsiaTheme="minorEastAsia" w:hAnsiTheme="minorHAnsi"/>
              <w:noProof/>
              <w:sz w:val="22"/>
              <w:lang w:eastAsia="ru-RU"/>
            </w:rPr>
          </w:pPr>
          <w:hyperlink w:anchor="_Toc74085122" w:history="1">
            <w:r w:rsidRPr="00AE0BF4">
              <w:rPr>
                <w:rStyle w:val="af"/>
                <w:noProof/>
                <w:lang w:bidi="x-none"/>
                <w14:scene3d>
                  <w14:camera w14:prst="orthographicFront"/>
                  <w14:lightRig w14:rig="threePt" w14:dir="t">
                    <w14:rot w14:lat="0" w14:lon="0" w14:rev="0"/>
                  </w14:lightRig>
                </w14:scene3d>
              </w:rPr>
              <w:t>1.2.</w:t>
            </w:r>
            <w:r w:rsidRPr="00AE0BF4">
              <w:rPr>
                <w:rStyle w:val="af"/>
                <w:noProof/>
              </w:rPr>
              <w:t xml:space="preserve"> Обзор программ-аналогов</w:t>
            </w:r>
            <w:r>
              <w:rPr>
                <w:noProof/>
                <w:webHidden/>
              </w:rPr>
              <w:tab/>
            </w:r>
            <w:r>
              <w:rPr>
                <w:noProof/>
                <w:webHidden/>
              </w:rPr>
              <w:fldChar w:fldCharType="begin"/>
            </w:r>
            <w:r>
              <w:rPr>
                <w:noProof/>
                <w:webHidden/>
              </w:rPr>
              <w:instrText xml:space="preserve"> PAGEREF _Toc74085122 \h </w:instrText>
            </w:r>
            <w:r>
              <w:rPr>
                <w:noProof/>
                <w:webHidden/>
              </w:rPr>
            </w:r>
            <w:r>
              <w:rPr>
                <w:noProof/>
                <w:webHidden/>
              </w:rPr>
              <w:fldChar w:fldCharType="separate"/>
            </w:r>
            <w:r>
              <w:rPr>
                <w:noProof/>
                <w:webHidden/>
              </w:rPr>
              <w:t>12</w:t>
            </w:r>
            <w:r>
              <w:rPr>
                <w:noProof/>
                <w:webHidden/>
              </w:rPr>
              <w:fldChar w:fldCharType="end"/>
            </w:r>
          </w:hyperlink>
        </w:p>
        <w:p w14:paraId="3F25F2D3" w14:textId="6DAE6849" w:rsidR="00895D1C" w:rsidRDefault="00895D1C" w:rsidP="00895D1C">
          <w:pPr>
            <w:pStyle w:val="32"/>
            <w:rPr>
              <w:rFonts w:asciiTheme="minorHAnsi" w:eastAsiaTheme="minorEastAsia" w:hAnsiTheme="minorHAnsi"/>
              <w:noProof/>
              <w:sz w:val="22"/>
              <w:lang w:eastAsia="ru-RU"/>
            </w:rPr>
          </w:pPr>
          <w:hyperlink w:anchor="_Toc74085123" w:history="1">
            <w:r w:rsidRPr="00AE0BF4">
              <w:rPr>
                <w:rStyle w:val="af"/>
                <w:noProof/>
                <w:lang w:bidi="x-none"/>
              </w:rPr>
              <w:t>1.2.1.</w:t>
            </w:r>
            <w:r>
              <w:rPr>
                <w:rFonts w:asciiTheme="minorHAnsi" w:eastAsiaTheme="minorEastAsia" w:hAnsiTheme="minorHAnsi"/>
                <w:noProof/>
                <w:sz w:val="22"/>
                <w:lang w:eastAsia="ru-RU"/>
              </w:rPr>
              <w:tab/>
            </w:r>
            <w:r w:rsidRPr="00AE0BF4">
              <w:rPr>
                <w:rStyle w:val="af"/>
                <w:noProof/>
              </w:rPr>
              <w:t>Amazon SES</w:t>
            </w:r>
            <w:r>
              <w:rPr>
                <w:noProof/>
                <w:webHidden/>
              </w:rPr>
              <w:tab/>
            </w:r>
            <w:r>
              <w:rPr>
                <w:noProof/>
                <w:webHidden/>
              </w:rPr>
              <w:fldChar w:fldCharType="begin"/>
            </w:r>
            <w:r>
              <w:rPr>
                <w:noProof/>
                <w:webHidden/>
              </w:rPr>
              <w:instrText xml:space="preserve"> PAGEREF _Toc74085123 \h </w:instrText>
            </w:r>
            <w:r>
              <w:rPr>
                <w:noProof/>
                <w:webHidden/>
              </w:rPr>
            </w:r>
            <w:r>
              <w:rPr>
                <w:noProof/>
                <w:webHidden/>
              </w:rPr>
              <w:fldChar w:fldCharType="separate"/>
            </w:r>
            <w:r>
              <w:rPr>
                <w:noProof/>
                <w:webHidden/>
              </w:rPr>
              <w:t>12</w:t>
            </w:r>
            <w:r>
              <w:rPr>
                <w:noProof/>
                <w:webHidden/>
              </w:rPr>
              <w:fldChar w:fldCharType="end"/>
            </w:r>
          </w:hyperlink>
        </w:p>
        <w:p w14:paraId="2DE15A1A" w14:textId="5985767E" w:rsidR="00895D1C" w:rsidRDefault="00895D1C" w:rsidP="00895D1C">
          <w:pPr>
            <w:pStyle w:val="32"/>
            <w:rPr>
              <w:rFonts w:asciiTheme="minorHAnsi" w:eastAsiaTheme="minorEastAsia" w:hAnsiTheme="minorHAnsi"/>
              <w:noProof/>
              <w:sz w:val="22"/>
              <w:lang w:eastAsia="ru-RU"/>
            </w:rPr>
          </w:pPr>
          <w:hyperlink w:anchor="_Toc74085124" w:history="1">
            <w:r w:rsidRPr="00AE0BF4">
              <w:rPr>
                <w:rStyle w:val="af"/>
                <w:noProof/>
                <w:lang w:val="en-US" w:bidi="x-none"/>
              </w:rPr>
              <w:t>1.2.2.</w:t>
            </w:r>
            <w:r>
              <w:rPr>
                <w:rFonts w:asciiTheme="minorHAnsi" w:eastAsiaTheme="minorEastAsia" w:hAnsiTheme="minorHAnsi"/>
                <w:noProof/>
                <w:sz w:val="22"/>
                <w:lang w:eastAsia="ru-RU"/>
              </w:rPr>
              <w:tab/>
            </w:r>
            <w:r w:rsidRPr="00AE0BF4">
              <w:rPr>
                <w:rStyle w:val="af"/>
                <w:noProof/>
              </w:rPr>
              <w:t>Send</w:t>
            </w:r>
            <w:r w:rsidRPr="00AE0BF4">
              <w:rPr>
                <w:rStyle w:val="af"/>
                <w:noProof/>
                <w:lang w:val="en-US"/>
              </w:rPr>
              <w:t>pulse</w:t>
            </w:r>
            <w:r>
              <w:rPr>
                <w:noProof/>
                <w:webHidden/>
              </w:rPr>
              <w:tab/>
            </w:r>
            <w:r>
              <w:rPr>
                <w:noProof/>
                <w:webHidden/>
              </w:rPr>
              <w:fldChar w:fldCharType="begin"/>
            </w:r>
            <w:r>
              <w:rPr>
                <w:noProof/>
                <w:webHidden/>
              </w:rPr>
              <w:instrText xml:space="preserve"> PAGEREF _Toc74085124 \h </w:instrText>
            </w:r>
            <w:r>
              <w:rPr>
                <w:noProof/>
                <w:webHidden/>
              </w:rPr>
            </w:r>
            <w:r>
              <w:rPr>
                <w:noProof/>
                <w:webHidden/>
              </w:rPr>
              <w:fldChar w:fldCharType="separate"/>
            </w:r>
            <w:r>
              <w:rPr>
                <w:noProof/>
                <w:webHidden/>
              </w:rPr>
              <w:t>13</w:t>
            </w:r>
            <w:r>
              <w:rPr>
                <w:noProof/>
                <w:webHidden/>
              </w:rPr>
              <w:fldChar w:fldCharType="end"/>
            </w:r>
          </w:hyperlink>
        </w:p>
        <w:p w14:paraId="394A5BEE" w14:textId="75AFA7AF" w:rsidR="00895D1C" w:rsidRDefault="00895D1C" w:rsidP="00895D1C">
          <w:pPr>
            <w:pStyle w:val="32"/>
            <w:rPr>
              <w:rFonts w:asciiTheme="minorHAnsi" w:eastAsiaTheme="minorEastAsia" w:hAnsiTheme="minorHAnsi"/>
              <w:noProof/>
              <w:sz w:val="22"/>
              <w:lang w:eastAsia="ru-RU"/>
            </w:rPr>
          </w:pPr>
          <w:hyperlink w:anchor="_Toc74085125" w:history="1">
            <w:r w:rsidRPr="00AE0BF4">
              <w:rPr>
                <w:rStyle w:val="af"/>
                <w:noProof/>
                <w:lang w:val="en-US" w:bidi="x-none"/>
              </w:rPr>
              <w:t>1.2.3.</w:t>
            </w:r>
            <w:r>
              <w:rPr>
                <w:rFonts w:asciiTheme="minorHAnsi" w:eastAsiaTheme="minorEastAsia" w:hAnsiTheme="minorHAnsi"/>
                <w:noProof/>
                <w:sz w:val="22"/>
                <w:lang w:eastAsia="ru-RU"/>
              </w:rPr>
              <w:tab/>
            </w:r>
            <w:r w:rsidRPr="00AE0BF4">
              <w:rPr>
                <w:rStyle w:val="af"/>
                <w:noProof/>
                <w:lang w:val="en-US"/>
              </w:rPr>
              <w:t>Tin-cat email queue</w:t>
            </w:r>
            <w:r>
              <w:rPr>
                <w:noProof/>
                <w:webHidden/>
              </w:rPr>
              <w:tab/>
            </w:r>
            <w:r>
              <w:rPr>
                <w:noProof/>
                <w:webHidden/>
              </w:rPr>
              <w:fldChar w:fldCharType="begin"/>
            </w:r>
            <w:r>
              <w:rPr>
                <w:noProof/>
                <w:webHidden/>
              </w:rPr>
              <w:instrText xml:space="preserve"> PAGEREF _Toc74085125 \h </w:instrText>
            </w:r>
            <w:r>
              <w:rPr>
                <w:noProof/>
                <w:webHidden/>
              </w:rPr>
            </w:r>
            <w:r>
              <w:rPr>
                <w:noProof/>
                <w:webHidden/>
              </w:rPr>
              <w:fldChar w:fldCharType="separate"/>
            </w:r>
            <w:r>
              <w:rPr>
                <w:noProof/>
                <w:webHidden/>
              </w:rPr>
              <w:t>14</w:t>
            </w:r>
            <w:r>
              <w:rPr>
                <w:noProof/>
                <w:webHidden/>
              </w:rPr>
              <w:fldChar w:fldCharType="end"/>
            </w:r>
          </w:hyperlink>
        </w:p>
        <w:p w14:paraId="74B5940C" w14:textId="6B472DF3" w:rsidR="00895D1C" w:rsidRDefault="00895D1C" w:rsidP="00895D1C">
          <w:pPr>
            <w:pStyle w:val="32"/>
            <w:rPr>
              <w:rFonts w:asciiTheme="minorHAnsi" w:eastAsiaTheme="minorEastAsia" w:hAnsiTheme="minorHAnsi"/>
              <w:noProof/>
              <w:sz w:val="22"/>
              <w:lang w:eastAsia="ru-RU"/>
            </w:rPr>
          </w:pPr>
          <w:hyperlink w:anchor="_Toc74085126" w:history="1">
            <w:r w:rsidRPr="00AE0BF4">
              <w:rPr>
                <w:rStyle w:val="af"/>
                <w:noProof/>
                <w:lang w:bidi="x-none"/>
              </w:rPr>
              <w:t>1.2.4.</w:t>
            </w:r>
            <w:r>
              <w:rPr>
                <w:rFonts w:asciiTheme="minorHAnsi" w:eastAsiaTheme="minorEastAsia" w:hAnsiTheme="minorHAnsi"/>
                <w:noProof/>
                <w:sz w:val="22"/>
                <w:lang w:eastAsia="ru-RU"/>
              </w:rPr>
              <w:tab/>
            </w:r>
            <w:r w:rsidRPr="00AE0BF4">
              <w:rPr>
                <w:rStyle w:val="af"/>
                <w:noProof/>
              </w:rPr>
              <w:t>Сравнение</w:t>
            </w:r>
            <w:r>
              <w:rPr>
                <w:noProof/>
                <w:webHidden/>
              </w:rPr>
              <w:tab/>
            </w:r>
            <w:r>
              <w:rPr>
                <w:noProof/>
                <w:webHidden/>
              </w:rPr>
              <w:fldChar w:fldCharType="begin"/>
            </w:r>
            <w:r>
              <w:rPr>
                <w:noProof/>
                <w:webHidden/>
              </w:rPr>
              <w:instrText xml:space="preserve"> PAGEREF _Toc74085126 \h </w:instrText>
            </w:r>
            <w:r>
              <w:rPr>
                <w:noProof/>
                <w:webHidden/>
              </w:rPr>
            </w:r>
            <w:r>
              <w:rPr>
                <w:noProof/>
                <w:webHidden/>
              </w:rPr>
              <w:fldChar w:fldCharType="separate"/>
            </w:r>
            <w:r>
              <w:rPr>
                <w:noProof/>
                <w:webHidden/>
              </w:rPr>
              <w:t>15</w:t>
            </w:r>
            <w:r>
              <w:rPr>
                <w:noProof/>
                <w:webHidden/>
              </w:rPr>
              <w:fldChar w:fldCharType="end"/>
            </w:r>
          </w:hyperlink>
        </w:p>
        <w:p w14:paraId="74FD8159" w14:textId="41457147" w:rsidR="00895D1C" w:rsidRDefault="00895D1C" w:rsidP="00895D1C">
          <w:pPr>
            <w:pStyle w:val="21"/>
            <w:rPr>
              <w:rFonts w:asciiTheme="minorHAnsi" w:eastAsiaTheme="minorEastAsia" w:hAnsiTheme="minorHAnsi"/>
              <w:noProof/>
              <w:sz w:val="22"/>
              <w:lang w:eastAsia="ru-RU"/>
            </w:rPr>
          </w:pPr>
          <w:hyperlink w:anchor="_Toc74085127" w:history="1">
            <w:r w:rsidRPr="00AE0BF4">
              <w:rPr>
                <w:rStyle w:val="af"/>
                <w:noProof/>
                <w:lang w:bidi="x-none"/>
                <w14:scene3d>
                  <w14:camera w14:prst="orthographicFront"/>
                  <w14:lightRig w14:rig="threePt" w14:dir="t">
                    <w14:rot w14:lat="0" w14:lon="0" w14:rev="0"/>
                  </w14:lightRig>
                </w14:scene3d>
              </w:rPr>
              <w:t>1.3.</w:t>
            </w:r>
            <w:r w:rsidRPr="00AE0BF4">
              <w:rPr>
                <w:rStyle w:val="af"/>
                <w:noProof/>
              </w:rPr>
              <w:t xml:space="preserve"> Диаграмма вариантов использования</w:t>
            </w:r>
            <w:r>
              <w:rPr>
                <w:noProof/>
                <w:webHidden/>
              </w:rPr>
              <w:tab/>
            </w:r>
            <w:r>
              <w:rPr>
                <w:noProof/>
                <w:webHidden/>
              </w:rPr>
              <w:fldChar w:fldCharType="begin"/>
            </w:r>
            <w:r>
              <w:rPr>
                <w:noProof/>
                <w:webHidden/>
              </w:rPr>
              <w:instrText xml:space="preserve"> PAGEREF _Toc74085127 \h </w:instrText>
            </w:r>
            <w:r>
              <w:rPr>
                <w:noProof/>
                <w:webHidden/>
              </w:rPr>
            </w:r>
            <w:r>
              <w:rPr>
                <w:noProof/>
                <w:webHidden/>
              </w:rPr>
              <w:fldChar w:fldCharType="separate"/>
            </w:r>
            <w:r>
              <w:rPr>
                <w:noProof/>
                <w:webHidden/>
              </w:rPr>
              <w:t>15</w:t>
            </w:r>
            <w:r>
              <w:rPr>
                <w:noProof/>
                <w:webHidden/>
              </w:rPr>
              <w:fldChar w:fldCharType="end"/>
            </w:r>
          </w:hyperlink>
        </w:p>
        <w:p w14:paraId="3C58303D" w14:textId="1D4FADF6" w:rsidR="00895D1C" w:rsidRDefault="00895D1C" w:rsidP="00895D1C">
          <w:pPr>
            <w:pStyle w:val="32"/>
            <w:rPr>
              <w:rFonts w:asciiTheme="minorHAnsi" w:eastAsiaTheme="minorEastAsia" w:hAnsiTheme="minorHAnsi"/>
              <w:noProof/>
              <w:sz w:val="22"/>
              <w:lang w:eastAsia="ru-RU"/>
            </w:rPr>
          </w:pPr>
          <w:hyperlink w:anchor="_Toc74085128" w:history="1">
            <w:r w:rsidRPr="00AE0BF4">
              <w:rPr>
                <w:rStyle w:val="af"/>
                <w:noProof/>
                <w:lang w:bidi="x-none"/>
              </w:rPr>
              <w:t>1.3.1.</w:t>
            </w:r>
            <w:r>
              <w:rPr>
                <w:rFonts w:asciiTheme="minorHAnsi" w:eastAsiaTheme="minorEastAsia" w:hAnsiTheme="minorHAnsi"/>
                <w:noProof/>
                <w:sz w:val="22"/>
                <w:lang w:eastAsia="ru-RU"/>
              </w:rPr>
              <w:tab/>
            </w:r>
            <w:r w:rsidRPr="00AE0BF4">
              <w:rPr>
                <w:rStyle w:val="af"/>
                <w:noProof/>
              </w:rPr>
              <w:t>Оператор</w:t>
            </w:r>
            <w:r>
              <w:rPr>
                <w:noProof/>
                <w:webHidden/>
              </w:rPr>
              <w:tab/>
            </w:r>
            <w:r>
              <w:rPr>
                <w:noProof/>
                <w:webHidden/>
              </w:rPr>
              <w:fldChar w:fldCharType="begin"/>
            </w:r>
            <w:r>
              <w:rPr>
                <w:noProof/>
                <w:webHidden/>
              </w:rPr>
              <w:instrText xml:space="preserve"> PAGEREF _Toc74085128 \h </w:instrText>
            </w:r>
            <w:r>
              <w:rPr>
                <w:noProof/>
                <w:webHidden/>
              </w:rPr>
            </w:r>
            <w:r>
              <w:rPr>
                <w:noProof/>
                <w:webHidden/>
              </w:rPr>
              <w:fldChar w:fldCharType="separate"/>
            </w:r>
            <w:r>
              <w:rPr>
                <w:noProof/>
                <w:webHidden/>
              </w:rPr>
              <w:t>15</w:t>
            </w:r>
            <w:r>
              <w:rPr>
                <w:noProof/>
                <w:webHidden/>
              </w:rPr>
              <w:fldChar w:fldCharType="end"/>
            </w:r>
          </w:hyperlink>
        </w:p>
        <w:p w14:paraId="1E3F6636" w14:textId="5EB5C0F1" w:rsidR="00895D1C" w:rsidRDefault="00895D1C" w:rsidP="00895D1C">
          <w:pPr>
            <w:pStyle w:val="32"/>
            <w:rPr>
              <w:rFonts w:asciiTheme="minorHAnsi" w:eastAsiaTheme="minorEastAsia" w:hAnsiTheme="minorHAnsi"/>
              <w:noProof/>
              <w:sz w:val="22"/>
              <w:lang w:eastAsia="ru-RU"/>
            </w:rPr>
          </w:pPr>
          <w:hyperlink w:anchor="_Toc74085129" w:history="1">
            <w:r w:rsidRPr="00AE0BF4">
              <w:rPr>
                <w:rStyle w:val="af"/>
                <w:noProof/>
                <w:lang w:bidi="x-none"/>
              </w:rPr>
              <w:t>1.3.2.</w:t>
            </w:r>
            <w:r>
              <w:rPr>
                <w:rFonts w:asciiTheme="minorHAnsi" w:eastAsiaTheme="minorEastAsia" w:hAnsiTheme="minorHAnsi"/>
                <w:noProof/>
                <w:sz w:val="22"/>
                <w:lang w:eastAsia="ru-RU"/>
              </w:rPr>
              <w:tab/>
            </w:r>
            <w:r w:rsidRPr="00AE0BF4">
              <w:rPr>
                <w:rStyle w:val="af"/>
                <w:noProof/>
              </w:rPr>
              <w:t>Администратор</w:t>
            </w:r>
            <w:r>
              <w:rPr>
                <w:noProof/>
                <w:webHidden/>
              </w:rPr>
              <w:tab/>
            </w:r>
            <w:r>
              <w:rPr>
                <w:noProof/>
                <w:webHidden/>
              </w:rPr>
              <w:fldChar w:fldCharType="begin"/>
            </w:r>
            <w:r>
              <w:rPr>
                <w:noProof/>
                <w:webHidden/>
              </w:rPr>
              <w:instrText xml:space="preserve"> PAGEREF _Toc74085129 \h </w:instrText>
            </w:r>
            <w:r>
              <w:rPr>
                <w:noProof/>
                <w:webHidden/>
              </w:rPr>
            </w:r>
            <w:r>
              <w:rPr>
                <w:noProof/>
                <w:webHidden/>
              </w:rPr>
              <w:fldChar w:fldCharType="separate"/>
            </w:r>
            <w:r>
              <w:rPr>
                <w:noProof/>
                <w:webHidden/>
              </w:rPr>
              <w:t>16</w:t>
            </w:r>
            <w:r>
              <w:rPr>
                <w:noProof/>
                <w:webHidden/>
              </w:rPr>
              <w:fldChar w:fldCharType="end"/>
            </w:r>
          </w:hyperlink>
        </w:p>
        <w:p w14:paraId="0140D520" w14:textId="1A88CDFD" w:rsidR="00895D1C" w:rsidRDefault="00895D1C" w:rsidP="00895D1C">
          <w:pPr>
            <w:pStyle w:val="21"/>
            <w:rPr>
              <w:rFonts w:asciiTheme="minorHAnsi" w:eastAsiaTheme="minorEastAsia" w:hAnsiTheme="minorHAnsi"/>
              <w:noProof/>
              <w:sz w:val="22"/>
              <w:lang w:eastAsia="ru-RU"/>
            </w:rPr>
          </w:pPr>
          <w:hyperlink w:anchor="_Toc74085130" w:history="1">
            <w:r w:rsidRPr="00AE0BF4">
              <w:rPr>
                <w:rStyle w:val="af"/>
                <w:noProof/>
                <w:lang w:bidi="x-none"/>
                <w14:scene3d>
                  <w14:camera w14:prst="orthographicFront"/>
                  <w14:lightRig w14:rig="threePt" w14:dir="t">
                    <w14:rot w14:lat="0" w14:lon="0" w14:rev="0"/>
                  </w14:lightRig>
                </w14:scene3d>
              </w:rPr>
              <w:t>1.4.</w:t>
            </w:r>
            <w:r w:rsidRPr="00AE0BF4">
              <w:rPr>
                <w:rStyle w:val="af"/>
                <w:noProof/>
                <w:lang w:val="en-US"/>
              </w:rPr>
              <w:t xml:space="preserve"> IDEF0-</w:t>
            </w:r>
            <w:r w:rsidRPr="00AE0BF4">
              <w:rPr>
                <w:rStyle w:val="af"/>
                <w:noProof/>
              </w:rPr>
              <w:t>Диаграмма</w:t>
            </w:r>
            <w:r>
              <w:rPr>
                <w:noProof/>
                <w:webHidden/>
              </w:rPr>
              <w:tab/>
            </w:r>
            <w:r>
              <w:rPr>
                <w:noProof/>
                <w:webHidden/>
              </w:rPr>
              <w:fldChar w:fldCharType="begin"/>
            </w:r>
            <w:r>
              <w:rPr>
                <w:noProof/>
                <w:webHidden/>
              </w:rPr>
              <w:instrText xml:space="preserve"> PAGEREF _Toc74085130 \h </w:instrText>
            </w:r>
            <w:r>
              <w:rPr>
                <w:noProof/>
                <w:webHidden/>
              </w:rPr>
            </w:r>
            <w:r>
              <w:rPr>
                <w:noProof/>
                <w:webHidden/>
              </w:rPr>
              <w:fldChar w:fldCharType="separate"/>
            </w:r>
            <w:r>
              <w:rPr>
                <w:noProof/>
                <w:webHidden/>
              </w:rPr>
              <w:t>18</w:t>
            </w:r>
            <w:r>
              <w:rPr>
                <w:noProof/>
                <w:webHidden/>
              </w:rPr>
              <w:fldChar w:fldCharType="end"/>
            </w:r>
          </w:hyperlink>
        </w:p>
        <w:p w14:paraId="2F3CE63F" w14:textId="72055F0C" w:rsidR="00895D1C" w:rsidRDefault="00895D1C" w:rsidP="00895D1C">
          <w:pPr>
            <w:pStyle w:val="21"/>
            <w:rPr>
              <w:rFonts w:asciiTheme="minorHAnsi" w:eastAsiaTheme="minorEastAsia" w:hAnsiTheme="minorHAnsi"/>
              <w:noProof/>
              <w:sz w:val="22"/>
              <w:lang w:eastAsia="ru-RU"/>
            </w:rPr>
          </w:pPr>
          <w:hyperlink w:anchor="_Toc74085131" w:history="1">
            <w:r w:rsidRPr="00AE0BF4">
              <w:rPr>
                <w:rStyle w:val="af"/>
                <w:noProof/>
                <w:lang w:val="en-US" w:bidi="x-none"/>
                <w14:scene3d>
                  <w14:camera w14:prst="orthographicFront"/>
                  <w14:lightRig w14:rig="threePt" w14:dir="t">
                    <w14:rot w14:lat="0" w14:lon="0" w14:rev="0"/>
                  </w14:lightRig>
                </w14:scene3d>
              </w:rPr>
              <w:t>1.5.</w:t>
            </w:r>
            <w:r w:rsidRPr="00AE0BF4">
              <w:rPr>
                <w:rStyle w:val="af"/>
                <w:noProof/>
                <w:lang w:val="en-US"/>
              </w:rPr>
              <w:t xml:space="preserve"> BPMN</w:t>
            </w:r>
            <w:r>
              <w:rPr>
                <w:noProof/>
                <w:webHidden/>
              </w:rPr>
              <w:tab/>
            </w:r>
            <w:r>
              <w:rPr>
                <w:noProof/>
                <w:webHidden/>
              </w:rPr>
              <w:fldChar w:fldCharType="begin"/>
            </w:r>
            <w:r>
              <w:rPr>
                <w:noProof/>
                <w:webHidden/>
              </w:rPr>
              <w:instrText xml:space="preserve"> PAGEREF _Toc74085131 \h </w:instrText>
            </w:r>
            <w:r>
              <w:rPr>
                <w:noProof/>
                <w:webHidden/>
              </w:rPr>
            </w:r>
            <w:r>
              <w:rPr>
                <w:noProof/>
                <w:webHidden/>
              </w:rPr>
              <w:fldChar w:fldCharType="separate"/>
            </w:r>
            <w:r>
              <w:rPr>
                <w:noProof/>
                <w:webHidden/>
              </w:rPr>
              <w:t>20</w:t>
            </w:r>
            <w:r>
              <w:rPr>
                <w:noProof/>
                <w:webHidden/>
              </w:rPr>
              <w:fldChar w:fldCharType="end"/>
            </w:r>
          </w:hyperlink>
        </w:p>
        <w:p w14:paraId="4E59CC83" w14:textId="032EF4B4" w:rsidR="00895D1C" w:rsidRDefault="00895D1C" w:rsidP="00895D1C">
          <w:pPr>
            <w:pStyle w:val="21"/>
            <w:rPr>
              <w:rFonts w:asciiTheme="minorHAnsi" w:eastAsiaTheme="minorEastAsia" w:hAnsiTheme="minorHAnsi"/>
              <w:noProof/>
              <w:sz w:val="22"/>
              <w:lang w:eastAsia="ru-RU"/>
            </w:rPr>
          </w:pPr>
          <w:hyperlink w:anchor="_Toc74085132" w:history="1">
            <w:r w:rsidRPr="00AE0BF4">
              <w:rPr>
                <w:rStyle w:val="af"/>
                <w:noProof/>
                <w:lang w:bidi="x-none"/>
                <w14:scene3d>
                  <w14:camera w14:prst="orthographicFront"/>
                  <w14:lightRig w14:rig="threePt" w14:dir="t">
                    <w14:rot w14:lat="0" w14:lon="0" w14:rev="0"/>
                  </w14:lightRig>
                </w14:scene3d>
              </w:rPr>
              <w:t>1.6.</w:t>
            </w:r>
            <w:r w:rsidRPr="00AE0BF4">
              <w:rPr>
                <w:rStyle w:val="af"/>
                <w:noProof/>
              </w:rPr>
              <w:t xml:space="preserve"> Выводы</w:t>
            </w:r>
            <w:r>
              <w:rPr>
                <w:noProof/>
                <w:webHidden/>
              </w:rPr>
              <w:tab/>
            </w:r>
            <w:r>
              <w:rPr>
                <w:noProof/>
                <w:webHidden/>
              </w:rPr>
              <w:fldChar w:fldCharType="begin"/>
            </w:r>
            <w:r>
              <w:rPr>
                <w:noProof/>
                <w:webHidden/>
              </w:rPr>
              <w:instrText xml:space="preserve"> PAGEREF _Toc74085132 \h </w:instrText>
            </w:r>
            <w:r>
              <w:rPr>
                <w:noProof/>
                <w:webHidden/>
              </w:rPr>
            </w:r>
            <w:r>
              <w:rPr>
                <w:noProof/>
                <w:webHidden/>
              </w:rPr>
              <w:fldChar w:fldCharType="separate"/>
            </w:r>
            <w:r>
              <w:rPr>
                <w:noProof/>
                <w:webHidden/>
              </w:rPr>
              <w:t>22</w:t>
            </w:r>
            <w:r>
              <w:rPr>
                <w:noProof/>
                <w:webHidden/>
              </w:rPr>
              <w:fldChar w:fldCharType="end"/>
            </w:r>
          </w:hyperlink>
        </w:p>
        <w:p w14:paraId="6607A9D2" w14:textId="0548E2C5" w:rsidR="00895D1C" w:rsidRDefault="00895D1C" w:rsidP="00895D1C">
          <w:pPr>
            <w:pStyle w:val="12"/>
            <w:spacing w:after="0"/>
            <w:rPr>
              <w:rFonts w:asciiTheme="minorHAnsi" w:eastAsiaTheme="minorEastAsia" w:hAnsiTheme="minorHAnsi"/>
              <w:noProof/>
              <w:sz w:val="22"/>
              <w:lang w:eastAsia="ru-RU"/>
            </w:rPr>
          </w:pPr>
          <w:hyperlink w:anchor="_Toc74085133" w:history="1">
            <w:r w:rsidRPr="00AE0BF4">
              <w:rPr>
                <w:rStyle w:val="af"/>
                <w:noProof/>
              </w:rPr>
              <w:t>2. ТЕХНИЧЕСКОЕ ЗАДАНИЕ</w:t>
            </w:r>
            <w:r>
              <w:rPr>
                <w:noProof/>
                <w:webHidden/>
              </w:rPr>
              <w:tab/>
            </w:r>
            <w:r>
              <w:rPr>
                <w:noProof/>
                <w:webHidden/>
              </w:rPr>
              <w:fldChar w:fldCharType="begin"/>
            </w:r>
            <w:r>
              <w:rPr>
                <w:noProof/>
                <w:webHidden/>
              </w:rPr>
              <w:instrText xml:space="preserve"> PAGEREF _Toc74085133 \h </w:instrText>
            </w:r>
            <w:r>
              <w:rPr>
                <w:noProof/>
                <w:webHidden/>
              </w:rPr>
            </w:r>
            <w:r>
              <w:rPr>
                <w:noProof/>
                <w:webHidden/>
              </w:rPr>
              <w:fldChar w:fldCharType="separate"/>
            </w:r>
            <w:r>
              <w:rPr>
                <w:noProof/>
                <w:webHidden/>
              </w:rPr>
              <w:t>23</w:t>
            </w:r>
            <w:r>
              <w:rPr>
                <w:noProof/>
                <w:webHidden/>
              </w:rPr>
              <w:fldChar w:fldCharType="end"/>
            </w:r>
          </w:hyperlink>
        </w:p>
        <w:p w14:paraId="4F0AD8EC" w14:textId="2508EE1F" w:rsidR="00895D1C" w:rsidRDefault="00895D1C" w:rsidP="00895D1C">
          <w:pPr>
            <w:pStyle w:val="21"/>
            <w:rPr>
              <w:rFonts w:asciiTheme="minorHAnsi" w:eastAsiaTheme="minorEastAsia" w:hAnsiTheme="minorHAnsi"/>
              <w:noProof/>
              <w:sz w:val="22"/>
              <w:lang w:eastAsia="ru-RU"/>
            </w:rPr>
          </w:pPr>
          <w:hyperlink w:anchor="_Toc74085134" w:history="1">
            <w:r w:rsidRPr="00AE0BF4">
              <w:rPr>
                <w:rStyle w:val="af"/>
                <w:noProof/>
                <w14:scene3d>
                  <w14:camera w14:prst="orthographicFront"/>
                  <w14:lightRig w14:rig="threePt" w14:dir="t">
                    <w14:rot w14:lat="0" w14:lon="0" w14:rev="0"/>
                  </w14:lightRig>
                </w14:scene3d>
              </w:rPr>
              <w:t>2.1.</w:t>
            </w:r>
            <w:r w:rsidRPr="00AE0BF4">
              <w:rPr>
                <w:rStyle w:val="af"/>
                <w:noProof/>
              </w:rPr>
              <w:t xml:space="preserve"> Основание для разработки</w:t>
            </w:r>
            <w:r>
              <w:rPr>
                <w:noProof/>
                <w:webHidden/>
              </w:rPr>
              <w:tab/>
            </w:r>
            <w:r>
              <w:rPr>
                <w:noProof/>
                <w:webHidden/>
              </w:rPr>
              <w:fldChar w:fldCharType="begin"/>
            </w:r>
            <w:r>
              <w:rPr>
                <w:noProof/>
                <w:webHidden/>
              </w:rPr>
              <w:instrText xml:space="preserve"> PAGEREF _Toc74085134 \h </w:instrText>
            </w:r>
            <w:r>
              <w:rPr>
                <w:noProof/>
                <w:webHidden/>
              </w:rPr>
            </w:r>
            <w:r>
              <w:rPr>
                <w:noProof/>
                <w:webHidden/>
              </w:rPr>
              <w:fldChar w:fldCharType="separate"/>
            </w:r>
            <w:r>
              <w:rPr>
                <w:noProof/>
                <w:webHidden/>
              </w:rPr>
              <w:t>23</w:t>
            </w:r>
            <w:r>
              <w:rPr>
                <w:noProof/>
                <w:webHidden/>
              </w:rPr>
              <w:fldChar w:fldCharType="end"/>
            </w:r>
          </w:hyperlink>
        </w:p>
        <w:p w14:paraId="6E30A455" w14:textId="44EA88B0" w:rsidR="00895D1C" w:rsidRDefault="00895D1C" w:rsidP="00895D1C">
          <w:pPr>
            <w:pStyle w:val="21"/>
            <w:rPr>
              <w:rFonts w:asciiTheme="minorHAnsi" w:eastAsiaTheme="minorEastAsia" w:hAnsiTheme="minorHAnsi"/>
              <w:noProof/>
              <w:sz w:val="22"/>
              <w:lang w:eastAsia="ru-RU"/>
            </w:rPr>
          </w:pPr>
          <w:hyperlink w:anchor="_Toc74085135" w:history="1">
            <w:r w:rsidRPr="00AE0BF4">
              <w:rPr>
                <w:rStyle w:val="af"/>
                <w:noProof/>
                <w14:scene3d>
                  <w14:camera w14:prst="orthographicFront"/>
                  <w14:lightRig w14:rig="threePt" w14:dir="t">
                    <w14:rot w14:lat="0" w14:lon="0" w14:rev="0"/>
                  </w14:lightRig>
                </w14:scene3d>
              </w:rPr>
              <w:t>2.2.</w:t>
            </w:r>
            <w:r w:rsidRPr="00AE0BF4">
              <w:rPr>
                <w:rStyle w:val="af"/>
                <w:noProof/>
              </w:rPr>
              <w:t xml:space="preserve"> Назначение и область применения</w:t>
            </w:r>
            <w:r>
              <w:rPr>
                <w:noProof/>
                <w:webHidden/>
              </w:rPr>
              <w:tab/>
            </w:r>
            <w:r>
              <w:rPr>
                <w:noProof/>
                <w:webHidden/>
              </w:rPr>
              <w:fldChar w:fldCharType="begin"/>
            </w:r>
            <w:r>
              <w:rPr>
                <w:noProof/>
                <w:webHidden/>
              </w:rPr>
              <w:instrText xml:space="preserve"> PAGEREF _Toc74085135 \h </w:instrText>
            </w:r>
            <w:r>
              <w:rPr>
                <w:noProof/>
                <w:webHidden/>
              </w:rPr>
            </w:r>
            <w:r>
              <w:rPr>
                <w:noProof/>
                <w:webHidden/>
              </w:rPr>
              <w:fldChar w:fldCharType="separate"/>
            </w:r>
            <w:r>
              <w:rPr>
                <w:noProof/>
                <w:webHidden/>
              </w:rPr>
              <w:t>23</w:t>
            </w:r>
            <w:r>
              <w:rPr>
                <w:noProof/>
                <w:webHidden/>
              </w:rPr>
              <w:fldChar w:fldCharType="end"/>
            </w:r>
          </w:hyperlink>
        </w:p>
        <w:p w14:paraId="5B1D3F79" w14:textId="5889C455" w:rsidR="00895D1C" w:rsidRDefault="00895D1C" w:rsidP="00895D1C">
          <w:pPr>
            <w:pStyle w:val="21"/>
            <w:rPr>
              <w:rFonts w:asciiTheme="minorHAnsi" w:eastAsiaTheme="minorEastAsia" w:hAnsiTheme="minorHAnsi"/>
              <w:noProof/>
              <w:sz w:val="22"/>
              <w:lang w:eastAsia="ru-RU"/>
            </w:rPr>
          </w:pPr>
          <w:hyperlink w:anchor="_Toc74085136" w:history="1">
            <w:r w:rsidRPr="00AE0BF4">
              <w:rPr>
                <w:rStyle w:val="af"/>
                <w:noProof/>
                <w14:scene3d>
                  <w14:camera w14:prst="orthographicFront"/>
                  <w14:lightRig w14:rig="threePt" w14:dir="t">
                    <w14:rot w14:lat="0" w14:lon="0" w14:rev="0"/>
                  </w14:lightRig>
                </w14:scene3d>
              </w:rPr>
              <w:t>2.3.</w:t>
            </w:r>
            <w:r w:rsidRPr="00AE0BF4">
              <w:rPr>
                <w:rStyle w:val="af"/>
                <w:noProof/>
              </w:rPr>
              <w:t xml:space="preserve"> Требования к программному комплексу</w:t>
            </w:r>
            <w:r>
              <w:rPr>
                <w:noProof/>
                <w:webHidden/>
              </w:rPr>
              <w:tab/>
            </w:r>
            <w:r>
              <w:rPr>
                <w:noProof/>
                <w:webHidden/>
              </w:rPr>
              <w:fldChar w:fldCharType="begin"/>
            </w:r>
            <w:r>
              <w:rPr>
                <w:noProof/>
                <w:webHidden/>
              </w:rPr>
              <w:instrText xml:space="preserve"> PAGEREF _Toc74085136 \h </w:instrText>
            </w:r>
            <w:r>
              <w:rPr>
                <w:noProof/>
                <w:webHidden/>
              </w:rPr>
            </w:r>
            <w:r>
              <w:rPr>
                <w:noProof/>
                <w:webHidden/>
              </w:rPr>
              <w:fldChar w:fldCharType="separate"/>
            </w:r>
            <w:r>
              <w:rPr>
                <w:noProof/>
                <w:webHidden/>
              </w:rPr>
              <w:t>23</w:t>
            </w:r>
            <w:r>
              <w:rPr>
                <w:noProof/>
                <w:webHidden/>
              </w:rPr>
              <w:fldChar w:fldCharType="end"/>
            </w:r>
          </w:hyperlink>
        </w:p>
        <w:p w14:paraId="0C18E2B2" w14:textId="58B79E54" w:rsidR="00895D1C" w:rsidRDefault="00895D1C" w:rsidP="00895D1C">
          <w:pPr>
            <w:pStyle w:val="32"/>
            <w:rPr>
              <w:rFonts w:asciiTheme="minorHAnsi" w:eastAsiaTheme="minorEastAsia" w:hAnsiTheme="minorHAnsi"/>
              <w:noProof/>
              <w:sz w:val="22"/>
              <w:lang w:eastAsia="ru-RU"/>
            </w:rPr>
          </w:pPr>
          <w:hyperlink w:anchor="_Toc74085137" w:history="1">
            <w:r w:rsidRPr="00AE0BF4">
              <w:rPr>
                <w:rStyle w:val="af"/>
                <w:noProof/>
                <w:lang w:val="en-US"/>
              </w:rPr>
              <w:t xml:space="preserve">2.3.1. </w:t>
            </w:r>
            <w:r w:rsidRPr="00AE0BF4">
              <w:rPr>
                <w:rStyle w:val="af"/>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_Toc74085137 \h </w:instrText>
            </w:r>
            <w:r>
              <w:rPr>
                <w:noProof/>
                <w:webHidden/>
              </w:rPr>
            </w:r>
            <w:r>
              <w:rPr>
                <w:noProof/>
                <w:webHidden/>
              </w:rPr>
              <w:fldChar w:fldCharType="separate"/>
            </w:r>
            <w:r>
              <w:rPr>
                <w:noProof/>
                <w:webHidden/>
              </w:rPr>
              <w:t>23</w:t>
            </w:r>
            <w:r>
              <w:rPr>
                <w:noProof/>
                <w:webHidden/>
              </w:rPr>
              <w:fldChar w:fldCharType="end"/>
            </w:r>
          </w:hyperlink>
        </w:p>
        <w:p w14:paraId="31BD830F" w14:textId="55AC1120" w:rsidR="00895D1C" w:rsidRDefault="00895D1C" w:rsidP="00895D1C">
          <w:pPr>
            <w:pStyle w:val="32"/>
            <w:rPr>
              <w:rFonts w:asciiTheme="minorHAnsi" w:eastAsiaTheme="minorEastAsia" w:hAnsiTheme="minorHAnsi"/>
              <w:noProof/>
              <w:sz w:val="22"/>
              <w:lang w:eastAsia="ru-RU"/>
            </w:rPr>
          </w:pPr>
          <w:hyperlink w:anchor="_Toc74085138" w:history="1">
            <w:r w:rsidRPr="00AE0BF4">
              <w:rPr>
                <w:rStyle w:val="af"/>
                <w:noProof/>
                <w:lang w:val="en-US"/>
              </w:rPr>
              <w:t xml:space="preserve">2.3.2. </w:t>
            </w:r>
            <w:r w:rsidRPr="00AE0BF4">
              <w:rPr>
                <w:rStyle w:val="af"/>
                <w:noProof/>
              </w:rPr>
              <w:t>Требования к надежности</w:t>
            </w:r>
            <w:r>
              <w:rPr>
                <w:noProof/>
                <w:webHidden/>
              </w:rPr>
              <w:tab/>
            </w:r>
            <w:r>
              <w:rPr>
                <w:noProof/>
                <w:webHidden/>
              </w:rPr>
              <w:fldChar w:fldCharType="begin"/>
            </w:r>
            <w:r>
              <w:rPr>
                <w:noProof/>
                <w:webHidden/>
              </w:rPr>
              <w:instrText xml:space="preserve"> PAGEREF _Toc74085138 \h </w:instrText>
            </w:r>
            <w:r>
              <w:rPr>
                <w:noProof/>
                <w:webHidden/>
              </w:rPr>
            </w:r>
            <w:r>
              <w:rPr>
                <w:noProof/>
                <w:webHidden/>
              </w:rPr>
              <w:fldChar w:fldCharType="separate"/>
            </w:r>
            <w:r>
              <w:rPr>
                <w:noProof/>
                <w:webHidden/>
              </w:rPr>
              <w:t>26</w:t>
            </w:r>
            <w:r>
              <w:rPr>
                <w:noProof/>
                <w:webHidden/>
              </w:rPr>
              <w:fldChar w:fldCharType="end"/>
            </w:r>
          </w:hyperlink>
        </w:p>
        <w:p w14:paraId="4E59995C" w14:textId="09560B92" w:rsidR="00895D1C" w:rsidRDefault="00895D1C" w:rsidP="00895D1C">
          <w:pPr>
            <w:pStyle w:val="21"/>
            <w:rPr>
              <w:rFonts w:asciiTheme="minorHAnsi" w:eastAsiaTheme="minorEastAsia" w:hAnsiTheme="minorHAnsi"/>
              <w:noProof/>
              <w:sz w:val="22"/>
              <w:lang w:eastAsia="ru-RU"/>
            </w:rPr>
          </w:pPr>
          <w:hyperlink w:anchor="_Toc74085139" w:history="1">
            <w:r w:rsidRPr="00AE0BF4">
              <w:rPr>
                <w:rStyle w:val="af"/>
                <w:noProof/>
                <w14:scene3d>
                  <w14:camera w14:prst="orthographicFront"/>
                  <w14:lightRig w14:rig="threePt" w14:dir="t">
                    <w14:rot w14:lat="0" w14:lon="0" w14:rev="0"/>
                  </w14:lightRig>
                </w14:scene3d>
              </w:rPr>
              <w:t>2.4.</w:t>
            </w:r>
            <w:r w:rsidRPr="00AE0BF4">
              <w:rPr>
                <w:rStyle w:val="af"/>
                <w:noProof/>
              </w:rPr>
              <w:t xml:space="preserve"> Условия эксплуатации</w:t>
            </w:r>
            <w:r>
              <w:rPr>
                <w:noProof/>
                <w:webHidden/>
              </w:rPr>
              <w:tab/>
            </w:r>
            <w:r>
              <w:rPr>
                <w:noProof/>
                <w:webHidden/>
              </w:rPr>
              <w:fldChar w:fldCharType="begin"/>
            </w:r>
            <w:r>
              <w:rPr>
                <w:noProof/>
                <w:webHidden/>
              </w:rPr>
              <w:instrText xml:space="preserve"> PAGEREF _Toc74085139 \h </w:instrText>
            </w:r>
            <w:r>
              <w:rPr>
                <w:noProof/>
                <w:webHidden/>
              </w:rPr>
            </w:r>
            <w:r>
              <w:rPr>
                <w:noProof/>
                <w:webHidden/>
              </w:rPr>
              <w:fldChar w:fldCharType="separate"/>
            </w:r>
            <w:r>
              <w:rPr>
                <w:noProof/>
                <w:webHidden/>
              </w:rPr>
              <w:t>27</w:t>
            </w:r>
            <w:r>
              <w:rPr>
                <w:noProof/>
                <w:webHidden/>
              </w:rPr>
              <w:fldChar w:fldCharType="end"/>
            </w:r>
          </w:hyperlink>
        </w:p>
        <w:p w14:paraId="5E5D4020" w14:textId="4AB35C91" w:rsidR="00895D1C" w:rsidRDefault="00895D1C" w:rsidP="00895D1C">
          <w:pPr>
            <w:pStyle w:val="32"/>
            <w:rPr>
              <w:rFonts w:asciiTheme="minorHAnsi" w:eastAsiaTheme="minorEastAsia" w:hAnsiTheme="minorHAnsi"/>
              <w:noProof/>
              <w:sz w:val="22"/>
              <w:lang w:eastAsia="ru-RU"/>
            </w:rPr>
          </w:pPr>
          <w:hyperlink w:anchor="_Toc74085140" w:history="1">
            <w:r w:rsidRPr="00AE0BF4">
              <w:rPr>
                <w:rStyle w:val="af"/>
                <w:noProof/>
                <w:lang w:val="en-US"/>
              </w:rPr>
              <w:t xml:space="preserve">2.4.1. </w:t>
            </w:r>
            <w:r w:rsidRPr="00AE0BF4">
              <w:rPr>
                <w:rStyle w:val="af"/>
                <w:noProof/>
              </w:rPr>
              <w:t>Климатические условия эксплуатации</w:t>
            </w:r>
            <w:r>
              <w:rPr>
                <w:noProof/>
                <w:webHidden/>
              </w:rPr>
              <w:tab/>
            </w:r>
            <w:r>
              <w:rPr>
                <w:noProof/>
                <w:webHidden/>
              </w:rPr>
              <w:fldChar w:fldCharType="begin"/>
            </w:r>
            <w:r>
              <w:rPr>
                <w:noProof/>
                <w:webHidden/>
              </w:rPr>
              <w:instrText xml:space="preserve"> PAGEREF _Toc74085140 \h </w:instrText>
            </w:r>
            <w:r>
              <w:rPr>
                <w:noProof/>
                <w:webHidden/>
              </w:rPr>
            </w:r>
            <w:r>
              <w:rPr>
                <w:noProof/>
                <w:webHidden/>
              </w:rPr>
              <w:fldChar w:fldCharType="separate"/>
            </w:r>
            <w:r>
              <w:rPr>
                <w:noProof/>
                <w:webHidden/>
              </w:rPr>
              <w:t>27</w:t>
            </w:r>
            <w:r>
              <w:rPr>
                <w:noProof/>
                <w:webHidden/>
              </w:rPr>
              <w:fldChar w:fldCharType="end"/>
            </w:r>
          </w:hyperlink>
        </w:p>
        <w:p w14:paraId="3A72066F" w14:textId="08D79665" w:rsidR="00895D1C" w:rsidRDefault="00895D1C" w:rsidP="00895D1C">
          <w:pPr>
            <w:pStyle w:val="32"/>
            <w:rPr>
              <w:rFonts w:asciiTheme="minorHAnsi" w:eastAsiaTheme="minorEastAsia" w:hAnsiTheme="minorHAnsi"/>
              <w:noProof/>
              <w:sz w:val="22"/>
              <w:lang w:eastAsia="ru-RU"/>
            </w:rPr>
          </w:pPr>
          <w:hyperlink w:anchor="_Toc74085141" w:history="1">
            <w:r w:rsidRPr="00AE0BF4">
              <w:rPr>
                <w:rStyle w:val="af"/>
                <w:noProof/>
              </w:rPr>
              <w:t>2.4.2. Требования к квалификации и численности персонала</w:t>
            </w:r>
            <w:r>
              <w:rPr>
                <w:noProof/>
                <w:webHidden/>
              </w:rPr>
              <w:tab/>
            </w:r>
            <w:r>
              <w:rPr>
                <w:noProof/>
                <w:webHidden/>
              </w:rPr>
              <w:fldChar w:fldCharType="begin"/>
            </w:r>
            <w:r>
              <w:rPr>
                <w:noProof/>
                <w:webHidden/>
              </w:rPr>
              <w:instrText xml:space="preserve"> PAGEREF _Toc74085141 \h </w:instrText>
            </w:r>
            <w:r>
              <w:rPr>
                <w:noProof/>
                <w:webHidden/>
              </w:rPr>
            </w:r>
            <w:r>
              <w:rPr>
                <w:noProof/>
                <w:webHidden/>
              </w:rPr>
              <w:fldChar w:fldCharType="separate"/>
            </w:r>
            <w:r>
              <w:rPr>
                <w:noProof/>
                <w:webHidden/>
              </w:rPr>
              <w:t>27</w:t>
            </w:r>
            <w:r>
              <w:rPr>
                <w:noProof/>
                <w:webHidden/>
              </w:rPr>
              <w:fldChar w:fldCharType="end"/>
            </w:r>
          </w:hyperlink>
        </w:p>
        <w:p w14:paraId="436D9F00" w14:textId="64AB73B3" w:rsidR="00895D1C" w:rsidRDefault="00895D1C" w:rsidP="00895D1C">
          <w:pPr>
            <w:pStyle w:val="32"/>
            <w:rPr>
              <w:rFonts w:asciiTheme="minorHAnsi" w:eastAsiaTheme="minorEastAsia" w:hAnsiTheme="minorHAnsi"/>
              <w:noProof/>
              <w:sz w:val="22"/>
              <w:lang w:eastAsia="ru-RU"/>
            </w:rPr>
          </w:pPr>
          <w:hyperlink w:anchor="_Toc74085142" w:history="1">
            <w:r w:rsidRPr="00AE0BF4">
              <w:rPr>
                <w:rStyle w:val="af"/>
                <w:noProof/>
              </w:rPr>
              <w:t>2.4.3. 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_Toc74085142 \h </w:instrText>
            </w:r>
            <w:r>
              <w:rPr>
                <w:noProof/>
                <w:webHidden/>
              </w:rPr>
            </w:r>
            <w:r>
              <w:rPr>
                <w:noProof/>
                <w:webHidden/>
              </w:rPr>
              <w:fldChar w:fldCharType="separate"/>
            </w:r>
            <w:r>
              <w:rPr>
                <w:noProof/>
                <w:webHidden/>
              </w:rPr>
              <w:t>27</w:t>
            </w:r>
            <w:r>
              <w:rPr>
                <w:noProof/>
                <w:webHidden/>
              </w:rPr>
              <w:fldChar w:fldCharType="end"/>
            </w:r>
          </w:hyperlink>
        </w:p>
        <w:p w14:paraId="5F799233" w14:textId="2EA2D537" w:rsidR="00895D1C" w:rsidRDefault="00895D1C" w:rsidP="00895D1C">
          <w:pPr>
            <w:pStyle w:val="32"/>
            <w:rPr>
              <w:rFonts w:asciiTheme="minorHAnsi" w:eastAsiaTheme="minorEastAsia" w:hAnsiTheme="minorHAnsi"/>
              <w:noProof/>
              <w:sz w:val="22"/>
              <w:lang w:eastAsia="ru-RU"/>
            </w:rPr>
          </w:pPr>
          <w:hyperlink w:anchor="_Toc74085143" w:history="1">
            <w:r w:rsidRPr="00AE0BF4">
              <w:rPr>
                <w:rStyle w:val="af"/>
                <w:noProof/>
              </w:rPr>
              <w:t>2.4.4. Требования к программной совместимости</w:t>
            </w:r>
            <w:r>
              <w:rPr>
                <w:noProof/>
                <w:webHidden/>
              </w:rPr>
              <w:tab/>
            </w:r>
            <w:r>
              <w:rPr>
                <w:noProof/>
                <w:webHidden/>
              </w:rPr>
              <w:fldChar w:fldCharType="begin"/>
            </w:r>
            <w:r>
              <w:rPr>
                <w:noProof/>
                <w:webHidden/>
              </w:rPr>
              <w:instrText xml:space="preserve"> PAGEREF _Toc74085143 \h </w:instrText>
            </w:r>
            <w:r>
              <w:rPr>
                <w:noProof/>
                <w:webHidden/>
              </w:rPr>
            </w:r>
            <w:r>
              <w:rPr>
                <w:noProof/>
                <w:webHidden/>
              </w:rPr>
              <w:fldChar w:fldCharType="separate"/>
            </w:r>
            <w:r>
              <w:rPr>
                <w:noProof/>
                <w:webHidden/>
              </w:rPr>
              <w:t>28</w:t>
            </w:r>
            <w:r>
              <w:rPr>
                <w:noProof/>
                <w:webHidden/>
              </w:rPr>
              <w:fldChar w:fldCharType="end"/>
            </w:r>
          </w:hyperlink>
        </w:p>
        <w:p w14:paraId="55EA8824" w14:textId="5A7B1DE5" w:rsidR="00895D1C" w:rsidRDefault="00895D1C" w:rsidP="00895D1C">
          <w:pPr>
            <w:pStyle w:val="21"/>
            <w:rPr>
              <w:rFonts w:asciiTheme="minorHAnsi" w:eastAsiaTheme="minorEastAsia" w:hAnsiTheme="minorHAnsi"/>
              <w:noProof/>
              <w:sz w:val="22"/>
              <w:lang w:eastAsia="ru-RU"/>
            </w:rPr>
          </w:pPr>
          <w:hyperlink w:anchor="_Toc74085144" w:history="1">
            <w:r w:rsidRPr="00AE0BF4">
              <w:rPr>
                <w:rStyle w:val="af"/>
                <w:noProof/>
                <w14:scene3d>
                  <w14:camera w14:prst="orthographicFront"/>
                  <w14:lightRig w14:rig="threePt" w14:dir="t">
                    <w14:rot w14:lat="0" w14:lon="0" w14:rev="0"/>
                  </w14:lightRig>
                </w14:scene3d>
              </w:rPr>
              <w:t>2.5.</w:t>
            </w:r>
            <w:r w:rsidRPr="00AE0BF4">
              <w:rPr>
                <w:rStyle w:val="af"/>
                <w:noProof/>
              </w:rPr>
              <w:t xml:space="preserve"> Программная документация</w:t>
            </w:r>
            <w:r>
              <w:rPr>
                <w:noProof/>
                <w:webHidden/>
              </w:rPr>
              <w:tab/>
            </w:r>
            <w:r>
              <w:rPr>
                <w:noProof/>
                <w:webHidden/>
              </w:rPr>
              <w:fldChar w:fldCharType="begin"/>
            </w:r>
            <w:r>
              <w:rPr>
                <w:noProof/>
                <w:webHidden/>
              </w:rPr>
              <w:instrText xml:space="preserve"> PAGEREF _Toc74085144 \h </w:instrText>
            </w:r>
            <w:r>
              <w:rPr>
                <w:noProof/>
                <w:webHidden/>
              </w:rPr>
            </w:r>
            <w:r>
              <w:rPr>
                <w:noProof/>
                <w:webHidden/>
              </w:rPr>
              <w:fldChar w:fldCharType="separate"/>
            </w:r>
            <w:r>
              <w:rPr>
                <w:noProof/>
                <w:webHidden/>
              </w:rPr>
              <w:t>28</w:t>
            </w:r>
            <w:r>
              <w:rPr>
                <w:noProof/>
                <w:webHidden/>
              </w:rPr>
              <w:fldChar w:fldCharType="end"/>
            </w:r>
          </w:hyperlink>
        </w:p>
        <w:p w14:paraId="2175B036" w14:textId="3768545D" w:rsidR="00895D1C" w:rsidRDefault="00895D1C" w:rsidP="00895D1C">
          <w:pPr>
            <w:pStyle w:val="32"/>
            <w:rPr>
              <w:rFonts w:asciiTheme="minorHAnsi" w:eastAsiaTheme="minorEastAsia" w:hAnsiTheme="minorHAnsi"/>
              <w:noProof/>
              <w:sz w:val="22"/>
              <w:lang w:eastAsia="ru-RU"/>
            </w:rPr>
          </w:pPr>
          <w:hyperlink w:anchor="_Toc74085145" w:history="1">
            <w:r w:rsidRPr="00AE0BF4">
              <w:rPr>
                <w:rStyle w:val="af"/>
                <w:noProof/>
              </w:rPr>
              <w:t>2.5.1. Предварительный состав программной документации</w:t>
            </w:r>
            <w:r>
              <w:rPr>
                <w:noProof/>
                <w:webHidden/>
              </w:rPr>
              <w:tab/>
            </w:r>
            <w:r>
              <w:rPr>
                <w:noProof/>
                <w:webHidden/>
              </w:rPr>
              <w:fldChar w:fldCharType="begin"/>
            </w:r>
            <w:r>
              <w:rPr>
                <w:noProof/>
                <w:webHidden/>
              </w:rPr>
              <w:instrText xml:space="preserve"> PAGEREF _Toc74085145 \h </w:instrText>
            </w:r>
            <w:r>
              <w:rPr>
                <w:noProof/>
                <w:webHidden/>
              </w:rPr>
            </w:r>
            <w:r>
              <w:rPr>
                <w:noProof/>
                <w:webHidden/>
              </w:rPr>
              <w:fldChar w:fldCharType="separate"/>
            </w:r>
            <w:r>
              <w:rPr>
                <w:noProof/>
                <w:webHidden/>
              </w:rPr>
              <w:t>28</w:t>
            </w:r>
            <w:r>
              <w:rPr>
                <w:noProof/>
                <w:webHidden/>
              </w:rPr>
              <w:fldChar w:fldCharType="end"/>
            </w:r>
          </w:hyperlink>
        </w:p>
        <w:p w14:paraId="3AF5C702" w14:textId="0825A425" w:rsidR="00895D1C" w:rsidRDefault="00895D1C" w:rsidP="00895D1C">
          <w:pPr>
            <w:pStyle w:val="21"/>
            <w:rPr>
              <w:rFonts w:asciiTheme="minorHAnsi" w:eastAsiaTheme="minorEastAsia" w:hAnsiTheme="minorHAnsi"/>
              <w:noProof/>
              <w:sz w:val="22"/>
              <w:lang w:eastAsia="ru-RU"/>
            </w:rPr>
          </w:pPr>
          <w:hyperlink w:anchor="_Toc74085146" w:history="1">
            <w:r w:rsidRPr="00AE0BF4">
              <w:rPr>
                <w:rStyle w:val="af"/>
                <w:noProof/>
                <w14:scene3d>
                  <w14:camera w14:prst="orthographicFront"/>
                  <w14:lightRig w14:rig="threePt" w14:dir="t">
                    <w14:rot w14:lat="0" w14:lon="0" w14:rev="0"/>
                  </w14:lightRig>
                </w14:scene3d>
              </w:rPr>
              <w:t>2.6.</w:t>
            </w:r>
            <w:r w:rsidRPr="00AE0BF4">
              <w:rPr>
                <w:rStyle w:val="af"/>
                <w:noProof/>
              </w:rPr>
              <w:t xml:space="preserve"> Стадии и этапы разработки</w:t>
            </w:r>
            <w:r>
              <w:rPr>
                <w:noProof/>
                <w:webHidden/>
              </w:rPr>
              <w:tab/>
            </w:r>
            <w:r>
              <w:rPr>
                <w:noProof/>
                <w:webHidden/>
              </w:rPr>
              <w:fldChar w:fldCharType="begin"/>
            </w:r>
            <w:r>
              <w:rPr>
                <w:noProof/>
                <w:webHidden/>
              </w:rPr>
              <w:instrText xml:space="preserve"> PAGEREF _Toc74085146 \h </w:instrText>
            </w:r>
            <w:r>
              <w:rPr>
                <w:noProof/>
                <w:webHidden/>
              </w:rPr>
            </w:r>
            <w:r>
              <w:rPr>
                <w:noProof/>
                <w:webHidden/>
              </w:rPr>
              <w:fldChar w:fldCharType="separate"/>
            </w:r>
            <w:r>
              <w:rPr>
                <w:noProof/>
                <w:webHidden/>
              </w:rPr>
              <w:t>28</w:t>
            </w:r>
            <w:r>
              <w:rPr>
                <w:noProof/>
                <w:webHidden/>
              </w:rPr>
              <w:fldChar w:fldCharType="end"/>
            </w:r>
          </w:hyperlink>
        </w:p>
        <w:p w14:paraId="01E064D5" w14:textId="6F2C7283" w:rsidR="00895D1C" w:rsidRDefault="00895D1C" w:rsidP="00895D1C">
          <w:pPr>
            <w:pStyle w:val="32"/>
            <w:rPr>
              <w:rFonts w:asciiTheme="minorHAnsi" w:eastAsiaTheme="minorEastAsia" w:hAnsiTheme="minorHAnsi"/>
              <w:noProof/>
              <w:sz w:val="22"/>
              <w:lang w:eastAsia="ru-RU"/>
            </w:rPr>
          </w:pPr>
          <w:hyperlink w:anchor="_Toc74085147" w:history="1">
            <w:r w:rsidRPr="00AE0BF4">
              <w:rPr>
                <w:rStyle w:val="af"/>
                <w:noProof/>
              </w:rPr>
              <w:t>2.6.1. Стадии разработки</w:t>
            </w:r>
            <w:r>
              <w:rPr>
                <w:noProof/>
                <w:webHidden/>
              </w:rPr>
              <w:tab/>
            </w:r>
            <w:r>
              <w:rPr>
                <w:noProof/>
                <w:webHidden/>
              </w:rPr>
              <w:fldChar w:fldCharType="begin"/>
            </w:r>
            <w:r>
              <w:rPr>
                <w:noProof/>
                <w:webHidden/>
              </w:rPr>
              <w:instrText xml:space="preserve"> PAGEREF _Toc74085147 \h </w:instrText>
            </w:r>
            <w:r>
              <w:rPr>
                <w:noProof/>
                <w:webHidden/>
              </w:rPr>
            </w:r>
            <w:r>
              <w:rPr>
                <w:noProof/>
                <w:webHidden/>
              </w:rPr>
              <w:fldChar w:fldCharType="separate"/>
            </w:r>
            <w:r>
              <w:rPr>
                <w:noProof/>
                <w:webHidden/>
              </w:rPr>
              <w:t>28</w:t>
            </w:r>
            <w:r>
              <w:rPr>
                <w:noProof/>
                <w:webHidden/>
              </w:rPr>
              <w:fldChar w:fldCharType="end"/>
            </w:r>
          </w:hyperlink>
        </w:p>
        <w:p w14:paraId="1888EF56" w14:textId="02166D82" w:rsidR="00895D1C" w:rsidRDefault="00895D1C" w:rsidP="00895D1C">
          <w:pPr>
            <w:pStyle w:val="32"/>
            <w:rPr>
              <w:rFonts w:asciiTheme="minorHAnsi" w:eastAsiaTheme="minorEastAsia" w:hAnsiTheme="minorHAnsi"/>
              <w:noProof/>
              <w:sz w:val="22"/>
              <w:lang w:eastAsia="ru-RU"/>
            </w:rPr>
          </w:pPr>
          <w:hyperlink w:anchor="_Toc74085148" w:history="1">
            <w:r w:rsidRPr="00AE0BF4">
              <w:rPr>
                <w:rStyle w:val="af"/>
                <w:noProof/>
              </w:rPr>
              <w:t>2.6.2. Содержание работ по этапам</w:t>
            </w:r>
            <w:r>
              <w:rPr>
                <w:noProof/>
                <w:webHidden/>
              </w:rPr>
              <w:tab/>
            </w:r>
            <w:r>
              <w:rPr>
                <w:noProof/>
                <w:webHidden/>
              </w:rPr>
              <w:fldChar w:fldCharType="begin"/>
            </w:r>
            <w:r>
              <w:rPr>
                <w:noProof/>
                <w:webHidden/>
              </w:rPr>
              <w:instrText xml:space="preserve"> PAGEREF _Toc74085148 \h </w:instrText>
            </w:r>
            <w:r>
              <w:rPr>
                <w:noProof/>
                <w:webHidden/>
              </w:rPr>
            </w:r>
            <w:r>
              <w:rPr>
                <w:noProof/>
                <w:webHidden/>
              </w:rPr>
              <w:fldChar w:fldCharType="separate"/>
            </w:r>
            <w:r>
              <w:rPr>
                <w:noProof/>
                <w:webHidden/>
              </w:rPr>
              <w:t>29</w:t>
            </w:r>
            <w:r>
              <w:rPr>
                <w:noProof/>
                <w:webHidden/>
              </w:rPr>
              <w:fldChar w:fldCharType="end"/>
            </w:r>
          </w:hyperlink>
        </w:p>
        <w:p w14:paraId="5852734F" w14:textId="458B940C" w:rsidR="00895D1C" w:rsidRDefault="00895D1C" w:rsidP="00895D1C">
          <w:pPr>
            <w:pStyle w:val="21"/>
            <w:rPr>
              <w:rFonts w:asciiTheme="minorHAnsi" w:eastAsiaTheme="minorEastAsia" w:hAnsiTheme="minorHAnsi"/>
              <w:noProof/>
              <w:sz w:val="22"/>
              <w:lang w:eastAsia="ru-RU"/>
            </w:rPr>
          </w:pPr>
          <w:hyperlink w:anchor="_Toc74085149" w:history="1">
            <w:r w:rsidRPr="00AE0BF4">
              <w:rPr>
                <w:rStyle w:val="af"/>
                <w:noProof/>
                <w14:scene3d>
                  <w14:camera w14:prst="orthographicFront"/>
                  <w14:lightRig w14:rig="threePt" w14:dir="t">
                    <w14:rot w14:lat="0" w14:lon="0" w14:rev="0"/>
                  </w14:lightRig>
                </w14:scene3d>
              </w:rPr>
              <w:t>2.7.</w:t>
            </w:r>
            <w:r w:rsidRPr="00AE0BF4">
              <w:rPr>
                <w:rStyle w:val="af"/>
                <w:noProof/>
              </w:rPr>
              <w:t xml:space="preserve"> Порядок контроля и приемки</w:t>
            </w:r>
            <w:r>
              <w:rPr>
                <w:noProof/>
                <w:webHidden/>
              </w:rPr>
              <w:tab/>
            </w:r>
            <w:r>
              <w:rPr>
                <w:noProof/>
                <w:webHidden/>
              </w:rPr>
              <w:fldChar w:fldCharType="begin"/>
            </w:r>
            <w:r>
              <w:rPr>
                <w:noProof/>
                <w:webHidden/>
              </w:rPr>
              <w:instrText xml:space="preserve"> PAGEREF _Toc74085149 \h </w:instrText>
            </w:r>
            <w:r>
              <w:rPr>
                <w:noProof/>
                <w:webHidden/>
              </w:rPr>
            </w:r>
            <w:r>
              <w:rPr>
                <w:noProof/>
                <w:webHidden/>
              </w:rPr>
              <w:fldChar w:fldCharType="separate"/>
            </w:r>
            <w:r>
              <w:rPr>
                <w:noProof/>
                <w:webHidden/>
              </w:rPr>
              <w:t>29</w:t>
            </w:r>
            <w:r>
              <w:rPr>
                <w:noProof/>
                <w:webHidden/>
              </w:rPr>
              <w:fldChar w:fldCharType="end"/>
            </w:r>
          </w:hyperlink>
        </w:p>
        <w:p w14:paraId="6E1E8FF6" w14:textId="7BC686D7" w:rsidR="00895D1C" w:rsidRDefault="00895D1C" w:rsidP="00895D1C">
          <w:pPr>
            <w:pStyle w:val="32"/>
            <w:rPr>
              <w:rFonts w:asciiTheme="minorHAnsi" w:eastAsiaTheme="minorEastAsia" w:hAnsiTheme="minorHAnsi"/>
              <w:noProof/>
              <w:sz w:val="22"/>
              <w:lang w:eastAsia="ru-RU"/>
            </w:rPr>
          </w:pPr>
          <w:hyperlink w:anchor="_Toc74085150" w:history="1">
            <w:r w:rsidRPr="00AE0BF4">
              <w:rPr>
                <w:rStyle w:val="af"/>
                <w:noProof/>
              </w:rPr>
              <w:t>2.7.1. Виды</w:t>
            </w:r>
            <w:r w:rsidRPr="00AE0BF4">
              <w:rPr>
                <w:rStyle w:val="af"/>
                <w:noProof/>
                <w:lang w:eastAsia="ru-RU"/>
              </w:rPr>
              <w:t xml:space="preserve"> испытаний</w:t>
            </w:r>
            <w:r>
              <w:rPr>
                <w:noProof/>
                <w:webHidden/>
              </w:rPr>
              <w:tab/>
            </w:r>
            <w:r>
              <w:rPr>
                <w:noProof/>
                <w:webHidden/>
              </w:rPr>
              <w:fldChar w:fldCharType="begin"/>
            </w:r>
            <w:r>
              <w:rPr>
                <w:noProof/>
                <w:webHidden/>
              </w:rPr>
              <w:instrText xml:space="preserve"> PAGEREF _Toc74085150 \h </w:instrText>
            </w:r>
            <w:r>
              <w:rPr>
                <w:noProof/>
                <w:webHidden/>
              </w:rPr>
            </w:r>
            <w:r>
              <w:rPr>
                <w:noProof/>
                <w:webHidden/>
              </w:rPr>
              <w:fldChar w:fldCharType="separate"/>
            </w:r>
            <w:r>
              <w:rPr>
                <w:noProof/>
                <w:webHidden/>
              </w:rPr>
              <w:t>29</w:t>
            </w:r>
            <w:r>
              <w:rPr>
                <w:noProof/>
                <w:webHidden/>
              </w:rPr>
              <w:fldChar w:fldCharType="end"/>
            </w:r>
          </w:hyperlink>
        </w:p>
        <w:p w14:paraId="2585D0A5" w14:textId="00A08A14" w:rsidR="00895D1C" w:rsidRDefault="00895D1C" w:rsidP="00895D1C">
          <w:pPr>
            <w:pStyle w:val="32"/>
            <w:rPr>
              <w:rFonts w:asciiTheme="minorHAnsi" w:eastAsiaTheme="minorEastAsia" w:hAnsiTheme="minorHAnsi"/>
              <w:noProof/>
              <w:sz w:val="22"/>
              <w:lang w:eastAsia="ru-RU"/>
            </w:rPr>
          </w:pPr>
          <w:hyperlink w:anchor="_Toc74085151" w:history="1">
            <w:r w:rsidRPr="00AE0BF4">
              <w:rPr>
                <w:rStyle w:val="af"/>
                <w:noProof/>
                <w:lang w:eastAsia="ru-RU"/>
              </w:rPr>
              <w:t xml:space="preserve">2.7.2. Общие </w:t>
            </w:r>
            <w:r w:rsidRPr="00AE0BF4">
              <w:rPr>
                <w:rStyle w:val="af"/>
                <w:noProof/>
              </w:rPr>
              <w:t>требования</w:t>
            </w:r>
            <w:r w:rsidRPr="00AE0BF4">
              <w:rPr>
                <w:rStyle w:val="af"/>
                <w:noProof/>
                <w:lang w:eastAsia="ru-RU"/>
              </w:rPr>
              <w:t xml:space="preserve"> к приемке работы</w:t>
            </w:r>
            <w:r>
              <w:rPr>
                <w:noProof/>
                <w:webHidden/>
              </w:rPr>
              <w:tab/>
            </w:r>
            <w:r>
              <w:rPr>
                <w:noProof/>
                <w:webHidden/>
              </w:rPr>
              <w:fldChar w:fldCharType="begin"/>
            </w:r>
            <w:r>
              <w:rPr>
                <w:noProof/>
                <w:webHidden/>
              </w:rPr>
              <w:instrText xml:space="preserve"> PAGEREF _Toc74085151 \h </w:instrText>
            </w:r>
            <w:r>
              <w:rPr>
                <w:noProof/>
                <w:webHidden/>
              </w:rPr>
            </w:r>
            <w:r>
              <w:rPr>
                <w:noProof/>
                <w:webHidden/>
              </w:rPr>
              <w:fldChar w:fldCharType="separate"/>
            </w:r>
            <w:r>
              <w:rPr>
                <w:noProof/>
                <w:webHidden/>
              </w:rPr>
              <w:t>30</w:t>
            </w:r>
            <w:r>
              <w:rPr>
                <w:noProof/>
                <w:webHidden/>
              </w:rPr>
              <w:fldChar w:fldCharType="end"/>
            </w:r>
          </w:hyperlink>
        </w:p>
        <w:p w14:paraId="19A22296" w14:textId="1333F806" w:rsidR="00895D1C" w:rsidRDefault="00895D1C" w:rsidP="00895D1C">
          <w:pPr>
            <w:pStyle w:val="12"/>
            <w:spacing w:after="0"/>
            <w:rPr>
              <w:rFonts w:asciiTheme="minorHAnsi" w:eastAsiaTheme="minorEastAsia" w:hAnsiTheme="minorHAnsi"/>
              <w:noProof/>
              <w:sz w:val="22"/>
              <w:lang w:eastAsia="ru-RU"/>
            </w:rPr>
          </w:pPr>
          <w:hyperlink w:anchor="_Toc74085152" w:history="1">
            <w:r w:rsidRPr="00AE0BF4">
              <w:rPr>
                <w:rStyle w:val="af"/>
                <w:noProof/>
              </w:rPr>
              <w:t>3. ЭКОНОМИЧЕСКИЙ АНАЛИЗ</w:t>
            </w:r>
            <w:r>
              <w:rPr>
                <w:noProof/>
                <w:webHidden/>
              </w:rPr>
              <w:tab/>
            </w:r>
            <w:r>
              <w:rPr>
                <w:noProof/>
                <w:webHidden/>
              </w:rPr>
              <w:fldChar w:fldCharType="begin"/>
            </w:r>
            <w:r>
              <w:rPr>
                <w:noProof/>
                <w:webHidden/>
              </w:rPr>
              <w:instrText xml:space="preserve"> PAGEREF _Toc74085152 \h </w:instrText>
            </w:r>
            <w:r>
              <w:rPr>
                <w:noProof/>
                <w:webHidden/>
              </w:rPr>
            </w:r>
            <w:r>
              <w:rPr>
                <w:noProof/>
                <w:webHidden/>
              </w:rPr>
              <w:fldChar w:fldCharType="separate"/>
            </w:r>
            <w:r>
              <w:rPr>
                <w:noProof/>
                <w:webHidden/>
              </w:rPr>
              <w:t>32</w:t>
            </w:r>
            <w:r>
              <w:rPr>
                <w:noProof/>
                <w:webHidden/>
              </w:rPr>
              <w:fldChar w:fldCharType="end"/>
            </w:r>
          </w:hyperlink>
        </w:p>
        <w:p w14:paraId="7C158365" w14:textId="72DD198F" w:rsidR="00895D1C" w:rsidRDefault="00895D1C" w:rsidP="00895D1C">
          <w:pPr>
            <w:pStyle w:val="12"/>
            <w:spacing w:after="0"/>
            <w:rPr>
              <w:rFonts w:asciiTheme="minorHAnsi" w:eastAsiaTheme="minorEastAsia" w:hAnsiTheme="minorHAnsi"/>
              <w:noProof/>
              <w:sz w:val="22"/>
              <w:lang w:eastAsia="ru-RU"/>
            </w:rPr>
          </w:pPr>
          <w:hyperlink w:anchor="_Toc74085153" w:history="1">
            <w:r w:rsidRPr="00AE0BF4">
              <w:rPr>
                <w:rStyle w:val="af"/>
                <w:noProof/>
              </w:rPr>
              <w:t>4. ПРОЕКТИРОВАНИЕ И РАЗРАБОТКА ПРОГРАММНОГО КОМПЛЕКСА</w:t>
            </w:r>
            <w:r>
              <w:rPr>
                <w:noProof/>
                <w:webHidden/>
              </w:rPr>
              <w:tab/>
            </w:r>
            <w:r>
              <w:rPr>
                <w:noProof/>
                <w:webHidden/>
              </w:rPr>
              <w:fldChar w:fldCharType="begin"/>
            </w:r>
            <w:r>
              <w:rPr>
                <w:noProof/>
                <w:webHidden/>
              </w:rPr>
              <w:instrText xml:space="preserve"> PAGEREF _Toc74085153 \h </w:instrText>
            </w:r>
            <w:r>
              <w:rPr>
                <w:noProof/>
                <w:webHidden/>
              </w:rPr>
            </w:r>
            <w:r>
              <w:rPr>
                <w:noProof/>
                <w:webHidden/>
              </w:rPr>
              <w:fldChar w:fldCharType="separate"/>
            </w:r>
            <w:r>
              <w:rPr>
                <w:noProof/>
                <w:webHidden/>
              </w:rPr>
              <w:t>34</w:t>
            </w:r>
            <w:r>
              <w:rPr>
                <w:noProof/>
                <w:webHidden/>
              </w:rPr>
              <w:fldChar w:fldCharType="end"/>
            </w:r>
          </w:hyperlink>
        </w:p>
        <w:p w14:paraId="605EAEA7" w14:textId="5711EA8B" w:rsidR="00895D1C" w:rsidRDefault="00895D1C" w:rsidP="00895D1C">
          <w:pPr>
            <w:pStyle w:val="21"/>
            <w:rPr>
              <w:rFonts w:asciiTheme="minorHAnsi" w:eastAsiaTheme="minorEastAsia" w:hAnsiTheme="minorHAnsi"/>
              <w:noProof/>
              <w:sz w:val="22"/>
              <w:lang w:eastAsia="ru-RU"/>
            </w:rPr>
          </w:pPr>
          <w:hyperlink w:anchor="_Toc74085154" w:history="1">
            <w:r w:rsidRPr="00AE0BF4">
              <w:rPr>
                <w:rStyle w:val="af"/>
                <w:noProof/>
                <w14:scene3d>
                  <w14:camera w14:prst="orthographicFront"/>
                  <w14:lightRig w14:rig="threePt" w14:dir="t">
                    <w14:rot w14:lat="0" w14:lon="0" w14:rev="0"/>
                  </w14:lightRig>
                </w14:scene3d>
              </w:rPr>
              <w:t>4.1.</w:t>
            </w:r>
            <w:r w:rsidRPr="00AE0BF4">
              <w:rPr>
                <w:rStyle w:val="af"/>
                <w:noProof/>
              </w:rPr>
              <w:t xml:space="preserve"> Клиентская часть</w:t>
            </w:r>
            <w:r>
              <w:rPr>
                <w:noProof/>
                <w:webHidden/>
              </w:rPr>
              <w:tab/>
            </w:r>
            <w:r>
              <w:rPr>
                <w:noProof/>
                <w:webHidden/>
              </w:rPr>
              <w:fldChar w:fldCharType="begin"/>
            </w:r>
            <w:r>
              <w:rPr>
                <w:noProof/>
                <w:webHidden/>
              </w:rPr>
              <w:instrText xml:space="preserve"> PAGEREF _Toc74085154 \h </w:instrText>
            </w:r>
            <w:r>
              <w:rPr>
                <w:noProof/>
                <w:webHidden/>
              </w:rPr>
            </w:r>
            <w:r>
              <w:rPr>
                <w:noProof/>
                <w:webHidden/>
              </w:rPr>
              <w:fldChar w:fldCharType="separate"/>
            </w:r>
            <w:r>
              <w:rPr>
                <w:noProof/>
                <w:webHidden/>
              </w:rPr>
              <w:t>34</w:t>
            </w:r>
            <w:r>
              <w:rPr>
                <w:noProof/>
                <w:webHidden/>
              </w:rPr>
              <w:fldChar w:fldCharType="end"/>
            </w:r>
          </w:hyperlink>
        </w:p>
        <w:p w14:paraId="2B5F2B57" w14:textId="55EC89E8" w:rsidR="00895D1C" w:rsidRDefault="00895D1C" w:rsidP="00895D1C">
          <w:pPr>
            <w:pStyle w:val="21"/>
            <w:rPr>
              <w:rFonts w:asciiTheme="minorHAnsi" w:eastAsiaTheme="minorEastAsia" w:hAnsiTheme="minorHAnsi"/>
              <w:noProof/>
              <w:sz w:val="22"/>
              <w:lang w:eastAsia="ru-RU"/>
            </w:rPr>
          </w:pPr>
          <w:hyperlink w:anchor="_Toc74085155" w:history="1">
            <w:r w:rsidRPr="00AE0BF4">
              <w:rPr>
                <w:rStyle w:val="af"/>
                <w:noProof/>
                <w14:scene3d>
                  <w14:camera w14:prst="orthographicFront"/>
                  <w14:lightRig w14:rig="threePt" w14:dir="t">
                    <w14:rot w14:lat="0" w14:lon="0" w14:rev="0"/>
                  </w14:lightRig>
                </w14:scene3d>
              </w:rPr>
              <w:t>4.2.</w:t>
            </w:r>
            <w:r w:rsidRPr="00AE0BF4">
              <w:rPr>
                <w:rStyle w:val="af"/>
                <w:noProof/>
              </w:rPr>
              <w:t xml:space="preserve"> Серверная часть</w:t>
            </w:r>
            <w:r>
              <w:rPr>
                <w:noProof/>
                <w:webHidden/>
              </w:rPr>
              <w:tab/>
            </w:r>
            <w:r>
              <w:rPr>
                <w:noProof/>
                <w:webHidden/>
              </w:rPr>
              <w:fldChar w:fldCharType="begin"/>
            </w:r>
            <w:r>
              <w:rPr>
                <w:noProof/>
                <w:webHidden/>
              </w:rPr>
              <w:instrText xml:space="preserve"> PAGEREF _Toc74085155 \h </w:instrText>
            </w:r>
            <w:r>
              <w:rPr>
                <w:noProof/>
                <w:webHidden/>
              </w:rPr>
            </w:r>
            <w:r>
              <w:rPr>
                <w:noProof/>
                <w:webHidden/>
              </w:rPr>
              <w:fldChar w:fldCharType="separate"/>
            </w:r>
            <w:r>
              <w:rPr>
                <w:noProof/>
                <w:webHidden/>
              </w:rPr>
              <w:t>34</w:t>
            </w:r>
            <w:r>
              <w:rPr>
                <w:noProof/>
                <w:webHidden/>
              </w:rPr>
              <w:fldChar w:fldCharType="end"/>
            </w:r>
          </w:hyperlink>
        </w:p>
        <w:p w14:paraId="7D0E66F1" w14:textId="74A691A4" w:rsidR="00895D1C" w:rsidRDefault="00895D1C" w:rsidP="00895D1C">
          <w:pPr>
            <w:pStyle w:val="21"/>
            <w:rPr>
              <w:rFonts w:asciiTheme="minorHAnsi" w:eastAsiaTheme="minorEastAsia" w:hAnsiTheme="minorHAnsi"/>
              <w:noProof/>
              <w:sz w:val="22"/>
              <w:lang w:eastAsia="ru-RU"/>
            </w:rPr>
          </w:pPr>
          <w:hyperlink w:anchor="_Toc74085156" w:history="1">
            <w:r w:rsidRPr="00AE0BF4">
              <w:rPr>
                <w:rStyle w:val="af"/>
                <w:noProof/>
                <w14:scene3d>
                  <w14:camera w14:prst="orthographicFront"/>
                  <w14:lightRig w14:rig="threePt" w14:dir="t">
                    <w14:rot w14:lat="0" w14:lon="0" w14:rev="0"/>
                  </w14:lightRig>
                </w14:scene3d>
              </w:rPr>
              <w:t>4.3.</w:t>
            </w:r>
            <w:r w:rsidRPr="00AE0BF4">
              <w:rPr>
                <w:rStyle w:val="af"/>
                <w:noProof/>
              </w:rPr>
              <w:t xml:space="preserve"> Модель данных</w:t>
            </w:r>
            <w:r>
              <w:rPr>
                <w:noProof/>
                <w:webHidden/>
              </w:rPr>
              <w:tab/>
            </w:r>
            <w:r>
              <w:rPr>
                <w:noProof/>
                <w:webHidden/>
              </w:rPr>
              <w:fldChar w:fldCharType="begin"/>
            </w:r>
            <w:r>
              <w:rPr>
                <w:noProof/>
                <w:webHidden/>
              </w:rPr>
              <w:instrText xml:space="preserve"> PAGEREF _Toc74085156 \h </w:instrText>
            </w:r>
            <w:r>
              <w:rPr>
                <w:noProof/>
                <w:webHidden/>
              </w:rPr>
            </w:r>
            <w:r>
              <w:rPr>
                <w:noProof/>
                <w:webHidden/>
              </w:rPr>
              <w:fldChar w:fldCharType="separate"/>
            </w:r>
            <w:r>
              <w:rPr>
                <w:noProof/>
                <w:webHidden/>
              </w:rPr>
              <w:t>36</w:t>
            </w:r>
            <w:r>
              <w:rPr>
                <w:noProof/>
                <w:webHidden/>
              </w:rPr>
              <w:fldChar w:fldCharType="end"/>
            </w:r>
          </w:hyperlink>
        </w:p>
        <w:p w14:paraId="2C90308D" w14:textId="02A71A6B" w:rsidR="00895D1C" w:rsidRDefault="00895D1C" w:rsidP="00895D1C">
          <w:pPr>
            <w:pStyle w:val="21"/>
            <w:rPr>
              <w:rFonts w:asciiTheme="minorHAnsi" w:eastAsiaTheme="minorEastAsia" w:hAnsiTheme="minorHAnsi"/>
              <w:noProof/>
              <w:sz w:val="22"/>
              <w:lang w:eastAsia="ru-RU"/>
            </w:rPr>
          </w:pPr>
          <w:hyperlink w:anchor="_Toc74085157" w:history="1">
            <w:r w:rsidRPr="00AE0BF4">
              <w:rPr>
                <w:rStyle w:val="af"/>
                <w:noProof/>
                <w14:scene3d>
                  <w14:camera w14:prst="orthographicFront"/>
                  <w14:lightRig w14:rig="threePt" w14:dir="t">
                    <w14:rot w14:lat="0" w14:lon="0" w14:rev="0"/>
                  </w14:lightRig>
                </w14:scene3d>
              </w:rPr>
              <w:t>4.4.</w:t>
            </w:r>
            <w:r w:rsidRPr="00AE0BF4">
              <w:rPr>
                <w:rStyle w:val="af"/>
                <w:noProof/>
              </w:rPr>
              <w:t xml:space="preserve"> Низкоуровневое проектирование</w:t>
            </w:r>
            <w:r>
              <w:rPr>
                <w:noProof/>
                <w:webHidden/>
              </w:rPr>
              <w:tab/>
            </w:r>
            <w:r>
              <w:rPr>
                <w:noProof/>
                <w:webHidden/>
              </w:rPr>
              <w:fldChar w:fldCharType="begin"/>
            </w:r>
            <w:r>
              <w:rPr>
                <w:noProof/>
                <w:webHidden/>
              </w:rPr>
              <w:instrText xml:space="preserve"> PAGEREF _Toc74085157 \h </w:instrText>
            </w:r>
            <w:r>
              <w:rPr>
                <w:noProof/>
                <w:webHidden/>
              </w:rPr>
            </w:r>
            <w:r>
              <w:rPr>
                <w:noProof/>
                <w:webHidden/>
              </w:rPr>
              <w:fldChar w:fldCharType="separate"/>
            </w:r>
            <w:r>
              <w:rPr>
                <w:noProof/>
                <w:webHidden/>
              </w:rPr>
              <w:t>38</w:t>
            </w:r>
            <w:r>
              <w:rPr>
                <w:noProof/>
                <w:webHidden/>
              </w:rPr>
              <w:fldChar w:fldCharType="end"/>
            </w:r>
          </w:hyperlink>
        </w:p>
        <w:p w14:paraId="32A35496" w14:textId="35B4BBB3" w:rsidR="00895D1C" w:rsidRDefault="00895D1C" w:rsidP="00895D1C">
          <w:pPr>
            <w:pStyle w:val="32"/>
            <w:rPr>
              <w:rFonts w:asciiTheme="minorHAnsi" w:eastAsiaTheme="minorEastAsia" w:hAnsiTheme="minorHAnsi"/>
              <w:noProof/>
              <w:sz w:val="22"/>
              <w:lang w:eastAsia="ru-RU"/>
            </w:rPr>
          </w:pPr>
          <w:hyperlink w:anchor="_Toc74085158" w:history="1">
            <w:r w:rsidRPr="00AE0BF4">
              <w:rPr>
                <w:rStyle w:val="af"/>
                <w:noProof/>
              </w:rPr>
              <w:t xml:space="preserve">4.4.1. </w:t>
            </w:r>
            <w:r w:rsidRPr="00AE0BF4">
              <w:rPr>
                <w:rStyle w:val="af"/>
                <w:noProof/>
                <w:lang w:val="en-US"/>
              </w:rPr>
              <w:t>ER-</w:t>
            </w:r>
            <w:r w:rsidRPr="00AE0BF4">
              <w:rPr>
                <w:rStyle w:val="af"/>
                <w:noProof/>
              </w:rPr>
              <w:t>диаграмма</w:t>
            </w:r>
            <w:r>
              <w:rPr>
                <w:noProof/>
                <w:webHidden/>
              </w:rPr>
              <w:tab/>
            </w:r>
            <w:r>
              <w:rPr>
                <w:noProof/>
                <w:webHidden/>
              </w:rPr>
              <w:fldChar w:fldCharType="begin"/>
            </w:r>
            <w:r>
              <w:rPr>
                <w:noProof/>
                <w:webHidden/>
              </w:rPr>
              <w:instrText xml:space="preserve"> PAGEREF _Toc74085158 \h </w:instrText>
            </w:r>
            <w:r>
              <w:rPr>
                <w:noProof/>
                <w:webHidden/>
              </w:rPr>
            </w:r>
            <w:r>
              <w:rPr>
                <w:noProof/>
                <w:webHidden/>
              </w:rPr>
              <w:fldChar w:fldCharType="separate"/>
            </w:r>
            <w:r>
              <w:rPr>
                <w:noProof/>
                <w:webHidden/>
              </w:rPr>
              <w:t>38</w:t>
            </w:r>
            <w:r>
              <w:rPr>
                <w:noProof/>
                <w:webHidden/>
              </w:rPr>
              <w:fldChar w:fldCharType="end"/>
            </w:r>
          </w:hyperlink>
        </w:p>
        <w:p w14:paraId="3EF0BD48" w14:textId="2AFD5549" w:rsidR="00895D1C" w:rsidRDefault="00895D1C" w:rsidP="00895D1C">
          <w:pPr>
            <w:pStyle w:val="32"/>
            <w:rPr>
              <w:rFonts w:asciiTheme="minorHAnsi" w:eastAsiaTheme="minorEastAsia" w:hAnsiTheme="minorHAnsi"/>
              <w:noProof/>
              <w:sz w:val="22"/>
              <w:lang w:eastAsia="ru-RU"/>
            </w:rPr>
          </w:pPr>
          <w:hyperlink w:anchor="_Toc74085159" w:history="1">
            <w:r w:rsidRPr="00AE0BF4">
              <w:rPr>
                <w:rStyle w:val="af"/>
                <w:noProof/>
              </w:rPr>
              <w:t>4.4.2. Диаграмма потоков данных</w:t>
            </w:r>
            <w:r>
              <w:rPr>
                <w:noProof/>
                <w:webHidden/>
              </w:rPr>
              <w:tab/>
            </w:r>
            <w:r>
              <w:rPr>
                <w:noProof/>
                <w:webHidden/>
              </w:rPr>
              <w:fldChar w:fldCharType="begin"/>
            </w:r>
            <w:r>
              <w:rPr>
                <w:noProof/>
                <w:webHidden/>
              </w:rPr>
              <w:instrText xml:space="preserve"> PAGEREF _Toc74085159 \h </w:instrText>
            </w:r>
            <w:r>
              <w:rPr>
                <w:noProof/>
                <w:webHidden/>
              </w:rPr>
            </w:r>
            <w:r>
              <w:rPr>
                <w:noProof/>
                <w:webHidden/>
              </w:rPr>
              <w:fldChar w:fldCharType="separate"/>
            </w:r>
            <w:r>
              <w:rPr>
                <w:noProof/>
                <w:webHidden/>
              </w:rPr>
              <w:t>42</w:t>
            </w:r>
            <w:r>
              <w:rPr>
                <w:noProof/>
                <w:webHidden/>
              </w:rPr>
              <w:fldChar w:fldCharType="end"/>
            </w:r>
          </w:hyperlink>
        </w:p>
        <w:p w14:paraId="349A553D" w14:textId="66C7DA58" w:rsidR="00895D1C" w:rsidRDefault="00895D1C" w:rsidP="00895D1C">
          <w:pPr>
            <w:pStyle w:val="32"/>
            <w:rPr>
              <w:rFonts w:asciiTheme="minorHAnsi" w:eastAsiaTheme="minorEastAsia" w:hAnsiTheme="minorHAnsi"/>
              <w:noProof/>
              <w:sz w:val="22"/>
              <w:lang w:eastAsia="ru-RU"/>
            </w:rPr>
          </w:pPr>
          <w:hyperlink w:anchor="_Toc74085160" w:history="1">
            <w:r w:rsidRPr="00AE0BF4">
              <w:rPr>
                <w:rStyle w:val="af"/>
                <w:noProof/>
              </w:rPr>
              <w:t>4.4.3. Диаграмма классов для службы отправки сообщений</w:t>
            </w:r>
            <w:r>
              <w:rPr>
                <w:noProof/>
                <w:webHidden/>
              </w:rPr>
              <w:tab/>
            </w:r>
            <w:r>
              <w:rPr>
                <w:noProof/>
                <w:webHidden/>
              </w:rPr>
              <w:fldChar w:fldCharType="begin"/>
            </w:r>
            <w:r>
              <w:rPr>
                <w:noProof/>
                <w:webHidden/>
              </w:rPr>
              <w:instrText xml:space="preserve"> PAGEREF _Toc74085160 \h </w:instrText>
            </w:r>
            <w:r>
              <w:rPr>
                <w:noProof/>
                <w:webHidden/>
              </w:rPr>
            </w:r>
            <w:r>
              <w:rPr>
                <w:noProof/>
                <w:webHidden/>
              </w:rPr>
              <w:fldChar w:fldCharType="separate"/>
            </w:r>
            <w:r>
              <w:rPr>
                <w:noProof/>
                <w:webHidden/>
              </w:rPr>
              <w:t>44</w:t>
            </w:r>
            <w:r>
              <w:rPr>
                <w:noProof/>
                <w:webHidden/>
              </w:rPr>
              <w:fldChar w:fldCharType="end"/>
            </w:r>
          </w:hyperlink>
        </w:p>
        <w:p w14:paraId="1FC4D616" w14:textId="31A126E5" w:rsidR="00895D1C" w:rsidRDefault="00895D1C" w:rsidP="00895D1C">
          <w:pPr>
            <w:pStyle w:val="21"/>
            <w:rPr>
              <w:rFonts w:asciiTheme="minorHAnsi" w:eastAsiaTheme="minorEastAsia" w:hAnsiTheme="minorHAnsi"/>
              <w:noProof/>
              <w:sz w:val="22"/>
              <w:lang w:eastAsia="ru-RU"/>
            </w:rPr>
          </w:pPr>
          <w:hyperlink w:anchor="_Toc74085161" w:history="1">
            <w:r w:rsidRPr="00AE0BF4">
              <w:rPr>
                <w:rStyle w:val="af"/>
                <w:noProof/>
                <w14:scene3d>
                  <w14:camera w14:prst="orthographicFront"/>
                  <w14:lightRig w14:rig="threePt" w14:dir="t">
                    <w14:rot w14:lat="0" w14:lon="0" w14:rev="0"/>
                  </w14:lightRig>
                </w14:scene3d>
              </w:rPr>
              <w:t>4.5.</w:t>
            </w:r>
            <w:r w:rsidRPr="00AE0BF4">
              <w:rPr>
                <w:rStyle w:val="af"/>
                <w:noProof/>
              </w:rPr>
              <w:t xml:space="preserve"> Проектирование интерфейса</w:t>
            </w:r>
            <w:r>
              <w:rPr>
                <w:noProof/>
                <w:webHidden/>
              </w:rPr>
              <w:tab/>
            </w:r>
            <w:r>
              <w:rPr>
                <w:noProof/>
                <w:webHidden/>
              </w:rPr>
              <w:fldChar w:fldCharType="begin"/>
            </w:r>
            <w:r>
              <w:rPr>
                <w:noProof/>
                <w:webHidden/>
              </w:rPr>
              <w:instrText xml:space="preserve"> PAGEREF _Toc74085161 \h </w:instrText>
            </w:r>
            <w:r>
              <w:rPr>
                <w:noProof/>
                <w:webHidden/>
              </w:rPr>
            </w:r>
            <w:r>
              <w:rPr>
                <w:noProof/>
                <w:webHidden/>
              </w:rPr>
              <w:fldChar w:fldCharType="separate"/>
            </w:r>
            <w:r>
              <w:rPr>
                <w:noProof/>
                <w:webHidden/>
              </w:rPr>
              <w:t>45</w:t>
            </w:r>
            <w:r>
              <w:rPr>
                <w:noProof/>
                <w:webHidden/>
              </w:rPr>
              <w:fldChar w:fldCharType="end"/>
            </w:r>
          </w:hyperlink>
        </w:p>
        <w:p w14:paraId="5D55C40F" w14:textId="08EAD53F" w:rsidR="00895D1C" w:rsidRDefault="00895D1C" w:rsidP="00895D1C">
          <w:pPr>
            <w:pStyle w:val="21"/>
            <w:rPr>
              <w:rFonts w:asciiTheme="minorHAnsi" w:eastAsiaTheme="minorEastAsia" w:hAnsiTheme="minorHAnsi"/>
              <w:noProof/>
              <w:sz w:val="22"/>
              <w:lang w:eastAsia="ru-RU"/>
            </w:rPr>
          </w:pPr>
          <w:hyperlink w:anchor="_Toc74085162" w:history="1">
            <w:r w:rsidRPr="00AE0BF4">
              <w:rPr>
                <w:rStyle w:val="af"/>
                <w:noProof/>
                <w14:scene3d>
                  <w14:camera w14:prst="orthographicFront"/>
                  <w14:lightRig w14:rig="threePt" w14:dir="t">
                    <w14:rot w14:lat="0" w14:lon="0" w14:rev="0"/>
                  </w14:lightRig>
                </w14:scene3d>
              </w:rPr>
              <w:t>4.6.</w:t>
            </w:r>
            <w:r w:rsidRPr="00AE0BF4">
              <w:rPr>
                <w:rStyle w:val="af"/>
                <w:noProof/>
              </w:rPr>
              <w:t xml:space="preserve"> Проектирование системы балансировки нагрузки</w:t>
            </w:r>
            <w:r>
              <w:rPr>
                <w:noProof/>
                <w:webHidden/>
              </w:rPr>
              <w:tab/>
            </w:r>
            <w:r>
              <w:rPr>
                <w:noProof/>
                <w:webHidden/>
              </w:rPr>
              <w:fldChar w:fldCharType="begin"/>
            </w:r>
            <w:r>
              <w:rPr>
                <w:noProof/>
                <w:webHidden/>
              </w:rPr>
              <w:instrText xml:space="preserve"> PAGEREF _Toc74085162 \h </w:instrText>
            </w:r>
            <w:r>
              <w:rPr>
                <w:noProof/>
                <w:webHidden/>
              </w:rPr>
            </w:r>
            <w:r>
              <w:rPr>
                <w:noProof/>
                <w:webHidden/>
              </w:rPr>
              <w:fldChar w:fldCharType="separate"/>
            </w:r>
            <w:r>
              <w:rPr>
                <w:noProof/>
                <w:webHidden/>
              </w:rPr>
              <w:t>50</w:t>
            </w:r>
            <w:r>
              <w:rPr>
                <w:noProof/>
                <w:webHidden/>
              </w:rPr>
              <w:fldChar w:fldCharType="end"/>
            </w:r>
          </w:hyperlink>
        </w:p>
        <w:p w14:paraId="3E4F6AE3" w14:textId="79793D25" w:rsidR="00895D1C" w:rsidRDefault="00895D1C" w:rsidP="00895D1C">
          <w:pPr>
            <w:pStyle w:val="12"/>
            <w:spacing w:after="0"/>
            <w:rPr>
              <w:rFonts w:asciiTheme="minorHAnsi" w:eastAsiaTheme="minorEastAsia" w:hAnsiTheme="minorHAnsi"/>
              <w:noProof/>
              <w:sz w:val="22"/>
              <w:lang w:eastAsia="ru-RU"/>
            </w:rPr>
          </w:pPr>
          <w:hyperlink w:anchor="_Toc74085163" w:history="1">
            <w:r w:rsidRPr="00AE0BF4">
              <w:rPr>
                <w:rStyle w:val="af"/>
                <w:noProof/>
              </w:rPr>
              <w:t>5. ТЕСТИРОВАНИЕ ПРОГРАММНОГО КОМПЛЕКСА</w:t>
            </w:r>
            <w:r>
              <w:rPr>
                <w:noProof/>
                <w:webHidden/>
              </w:rPr>
              <w:tab/>
            </w:r>
            <w:r>
              <w:rPr>
                <w:noProof/>
                <w:webHidden/>
              </w:rPr>
              <w:fldChar w:fldCharType="begin"/>
            </w:r>
            <w:r>
              <w:rPr>
                <w:noProof/>
                <w:webHidden/>
              </w:rPr>
              <w:instrText xml:space="preserve"> PAGEREF _Toc74085163 \h </w:instrText>
            </w:r>
            <w:r>
              <w:rPr>
                <w:noProof/>
                <w:webHidden/>
              </w:rPr>
            </w:r>
            <w:r>
              <w:rPr>
                <w:noProof/>
                <w:webHidden/>
              </w:rPr>
              <w:fldChar w:fldCharType="separate"/>
            </w:r>
            <w:r>
              <w:rPr>
                <w:noProof/>
                <w:webHidden/>
              </w:rPr>
              <w:t>52</w:t>
            </w:r>
            <w:r>
              <w:rPr>
                <w:noProof/>
                <w:webHidden/>
              </w:rPr>
              <w:fldChar w:fldCharType="end"/>
            </w:r>
          </w:hyperlink>
        </w:p>
        <w:p w14:paraId="07C44E7A" w14:textId="17EE1998" w:rsidR="00895D1C" w:rsidRDefault="00895D1C" w:rsidP="00895D1C">
          <w:pPr>
            <w:pStyle w:val="21"/>
            <w:rPr>
              <w:rFonts w:asciiTheme="minorHAnsi" w:eastAsiaTheme="minorEastAsia" w:hAnsiTheme="minorHAnsi"/>
              <w:noProof/>
              <w:sz w:val="22"/>
              <w:lang w:eastAsia="ru-RU"/>
            </w:rPr>
          </w:pPr>
          <w:hyperlink w:anchor="_Toc74085164" w:history="1">
            <w:r w:rsidRPr="00AE0BF4">
              <w:rPr>
                <w:rStyle w:val="af"/>
                <w:noProof/>
                <w14:scene3d>
                  <w14:camera w14:prst="orthographicFront"/>
                  <w14:lightRig w14:rig="threePt" w14:dir="t">
                    <w14:rot w14:lat="0" w14:lon="0" w14:rev="0"/>
                  </w14:lightRig>
                </w14:scene3d>
              </w:rPr>
              <w:t>5.1.</w:t>
            </w:r>
            <w:r w:rsidRPr="00AE0BF4">
              <w:rPr>
                <w:rStyle w:val="af"/>
                <w:noProof/>
              </w:rPr>
              <w:t xml:space="preserve"> Тестирование корректности работы </w:t>
            </w:r>
            <w:r w:rsidRPr="00AE0BF4">
              <w:rPr>
                <w:rStyle w:val="af"/>
                <w:noProof/>
                <w:lang w:val="en-US"/>
              </w:rPr>
              <w:t>WEB</w:t>
            </w:r>
            <w:r w:rsidRPr="00AE0BF4">
              <w:rPr>
                <w:rStyle w:val="af"/>
                <w:noProof/>
              </w:rPr>
              <w:t xml:space="preserve"> </w:t>
            </w:r>
            <w:r w:rsidRPr="00AE0BF4">
              <w:rPr>
                <w:rStyle w:val="af"/>
                <w:noProof/>
                <w:lang w:val="en-US"/>
              </w:rPr>
              <w:t>API</w:t>
            </w:r>
            <w:r w:rsidRPr="00AE0BF4">
              <w:rPr>
                <w:rStyle w:val="af"/>
                <w:noProof/>
              </w:rPr>
              <w:t xml:space="preserve"> методом черного ящика</w:t>
            </w:r>
            <w:r>
              <w:rPr>
                <w:noProof/>
                <w:webHidden/>
              </w:rPr>
              <w:tab/>
            </w:r>
            <w:r>
              <w:rPr>
                <w:noProof/>
                <w:webHidden/>
              </w:rPr>
              <w:fldChar w:fldCharType="begin"/>
            </w:r>
            <w:r>
              <w:rPr>
                <w:noProof/>
                <w:webHidden/>
              </w:rPr>
              <w:instrText xml:space="preserve"> PAGEREF _Toc74085164 \h </w:instrText>
            </w:r>
            <w:r>
              <w:rPr>
                <w:noProof/>
                <w:webHidden/>
              </w:rPr>
            </w:r>
            <w:r>
              <w:rPr>
                <w:noProof/>
                <w:webHidden/>
              </w:rPr>
              <w:fldChar w:fldCharType="separate"/>
            </w:r>
            <w:r>
              <w:rPr>
                <w:noProof/>
                <w:webHidden/>
              </w:rPr>
              <w:t>52</w:t>
            </w:r>
            <w:r>
              <w:rPr>
                <w:noProof/>
                <w:webHidden/>
              </w:rPr>
              <w:fldChar w:fldCharType="end"/>
            </w:r>
          </w:hyperlink>
        </w:p>
        <w:p w14:paraId="110340CA" w14:textId="6DB51CF6" w:rsidR="00895D1C" w:rsidRDefault="00895D1C" w:rsidP="00895D1C">
          <w:pPr>
            <w:pStyle w:val="21"/>
            <w:rPr>
              <w:rFonts w:asciiTheme="minorHAnsi" w:eastAsiaTheme="minorEastAsia" w:hAnsiTheme="minorHAnsi"/>
              <w:noProof/>
              <w:sz w:val="22"/>
              <w:lang w:eastAsia="ru-RU"/>
            </w:rPr>
          </w:pPr>
          <w:hyperlink w:anchor="_Toc74085165" w:history="1">
            <w:r w:rsidRPr="00AE0BF4">
              <w:rPr>
                <w:rStyle w:val="af"/>
                <w:noProof/>
                <w14:scene3d>
                  <w14:camera w14:prst="orthographicFront"/>
                  <w14:lightRig w14:rig="threePt" w14:dir="t">
                    <w14:rot w14:lat="0" w14:lon="0" w14:rev="0"/>
                  </w14:lightRig>
                </w14:scene3d>
              </w:rPr>
              <w:t>5.2.</w:t>
            </w:r>
            <w:r w:rsidRPr="00AE0BF4">
              <w:rPr>
                <w:rStyle w:val="af"/>
                <w:noProof/>
              </w:rPr>
              <w:t xml:space="preserve"> Модульное тестирование</w:t>
            </w:r>
            <w:r>
              <w:rPr>
                <w:noProof/>
                <w:webHidden/>
              </w:rPr>
              <w:tab/>
            </w:r>
            <w:r>
              <w:rPr>
                <w:noProof/>
                <w:webHidden/>
              </w:rPr>
              <w:fldChar w:fldCharType="begin"/>
            </w:r>
            <w:r>
              <w:rPr>
                <w:noProof/>
                <w:webHidden/>
              </w:rPr>
              <w:instrText xml:space="preserve"> PAGEREF _Toc74085165 \h </w:instrText>
            </w:r>
            <w:r>
              <w:rPr>
                <w:noProof/>
                <w:webHidden/>
              </w:rPr>
            </w:r>
            <w:r>
              <w:rPr>
                <w:noProof/>
                <w:webHidden/>
              </w:rPr>
              <w:fldChar w:fldCharType="separate"/>
            </w:r>
            <w:r>
              <w:rPr>
                <w:noProof/>
                <w:webHidden/>
              </w:rPr>
              <w:t>55</w:t>
            </w:r>
            <w:r>
              <w:rPr>
                <w:noProof/>
                <w:webHidden/>
              </w:rPr>
              <w:fldChar w:fldCharType="end"/>
            </w:r>
          </w:hyperlink>
        </w:p>
        <w:p w14:paraId="44D94E23" w14:textId="5A4F31A6" w:rsidR="00895D1C" w:rsidRDefault="00895D1C" w:rsidP="00895D1C">
          <w:pPr>
            <w:pStyle w:val="21"/>
            <w:rPr>
              <w:rFonts w:asciiTheme="minorHAnsi" w:eastAsiaTheme="minorEastAsia" w:hAnsiTheme="minorHAnsi"/>
              <w:noProof/>
              <w:sz w:val="22"/>
              <w:lang w:eastAsia="ru-RU"/>
            </w:rPr>
          </w:pPr>
          <w:hyperlink w:anchor="_Toc74085166" w:history="1">
            <w:r w:rsidRPr="00AE0BF4">
              <w:rPr>
                <w:rStyle w:val="af"/>
                <w:noProof/>
                <w14:scene3d>
                  <w14:camera w14:prst="orthographicFront"/>
                  <w14:lightRig w14:rig="threePt" w14:dir="t">
                    <w14:rot w14:lat="0" w14:lon="0" w14:rev="0"/>
                  </w14:lightRig>
                </w14:scene3d>
              </w:rPr>
              <w:t>5.3.</w:t>
            </w:r>
            <w:r w:rsidRPr="00AE0BF4">
              <w:rPr>
                <w:rStyle w:val="af"/>
                <w:noProof/>
              </w:rPr>
              <w:t xml:space="preserve"> Кроссбраузерное тестирование интерфейсов пользовательской части</w:t>
            </w:r>
            <w:r>
              <w:rPr>
                <w:noProof/>
                <w:webHidden/>
              </w:rPr>
              <w:tab/>
            </w:r>
            <w:r>
              <w:rPr>
                <w:noProof/>
                <w:webHidden/>
              </w:rPr>
              <w:fldChar w:fldCharType="begin"/>
            </w:r>
            <w:r>
              <w:rPr>
                <w:noProof/>
                <w:webHidden/>
              </w:rPr>
              <w:instrText xml:space="preserve"> PAGEREF _Toc74085166 \h </w:instrText>
            </w:r>
            <w:r>
              <w:rPr>
                <w:noProof/>
                <w:webHidden/>
              </w:rPr>
            </w:r>
            <w:r>
              <w:rPr>
                <w:noProof/>
                <w:webHidden/>
              </w:rPr>
              <w:fldChar w:fldCharType="separate"/>
            </w:r>
            <w:r>
              <w:rPr>
                <w:noProof/>
                <w:webHidden/>
              </w:rPr>
              <w:t>55</w:t>
            </w:r>
            <w:r>
              <w:rPr>
                <w:noProof/>
                <w:webHidden/>
              </w:rPr>
              <w:fldChar w:fldCharType="end"/>
            </w:r>
          </w:hyperlink>
        </w:p>
        <w:p w14:paraId="5F977CDD" w14:textId="37725E15" w:rsidR="00895D1C" w:rsidRDefault="00895D1C" w:rsidP="00895D1C">
          <w:pPr>
            <w:pStyle w:val="12"/>
            <w:spacing w:after="0"/>
            <w:rPr>
              <w:rFonts w:asciiTheme="minorHAnsi" w:eastAsiaTheme="minorEastAsia" w:hAnsiTheme="minorHAnsi"/>
              <w:noProof/>
              <w:sz w:val="22"/>
              <w:lang w:eastAsia="ru-RU"/>
            </w:rPr>
          </w:pPr>
          <w:hyperlink w:anchor="_Toc74085167" w:history="1">
            <w:r w:rsidRPr="00AE0BF4">
              <w:rPr>
                <w:rStyle w:val="af"/>
                <w:noProof/>
              </w:rPr>
              <w:t>6. ОРГАНИЗАЦИОННАЯ ЧАСТЬ</w:t>
            </w:r>
            <w:r>
              <w:rPr>
                <w:noProof/>
                <w:webHidden/>
              </w:rPr>
              <w:tab/>
            </w:r>
            <w:r>
              <w:rPr>
                <w:noProof/>
                <w:webHidden/>
              </w:rPr>
              <w:fldChar w:fldCharType="begin"/>
            </w:r>
            <w:r>
              <w:rPr>
                <w:noProof/>
                <w:webHidden/>
              </w:rPr>
              <w:instrText xml:space="preserve"> PAGEREF _Toc74085167 \h </w:instrText>
            </w:r>
            <w:r>
              <w:rPr>
                <w:noProof/>
                <w:webHidden/>
              </w:rPr>
            </w:r>
            <w:r>
              <w:rPr>
                <w:noProof/>
                <w:webHidden/>
              </w:rPr>
              <w:fldChar w:fldCharType="separate"/>
            </w:r>
            <w:r>
              <w:rPr>
                <w:noProof/>
                <w:webHidden/>
              </w:rPr>
              <w:t>59</w:t>
            </w:r>
            <w:r>
              <w:rPr>
                <w:noProof/>
                <w:webHidden/>
              </w:rPr>
              <w:fldChar w:fldCharType="end"/>
            </w:r>
          </w:hyperlink>
        </w:p>
        <w:p w14:paraId="519E168E" w14:textId="640A56B1" w:rsidR="00895D1C" w:rsidRDefault="00895D1C" w:rsidP="00895D1C">
          <w:pPr>
            <w:pStyle w:val="12"/>
            <w:spacing w:after="0"/>
            <w:rPr>
              <w:rFonts w:asciiTheme="minorHAnsi" w:eastAsiaTheme="minorEastAsia" w:hAnsiTheme="minorHAnsi"/>
              <w:noProof/>
              <w:sz w:val="22"/>
              <w:lang w:eastAsia="ru-RU"/>
            </w:rPr>
          </w:pPr>
          <w:hyperlink w:anchor="_Toc74085168" w:history="1">
            <w:r w:rsidRPr="00AE0BF4">
              <w:rPr>
                <w:rStyle w:val="af"/>
                <w:noProof/>
              </w:rPr>
              <w:t>СПИСОК ЛИТЕРАТУРЫ</w:t>
            </w:r>
            <w:r>
              <w:rPr>
                <w:noProof/>
                <w:webHidden/>
              </w:rPr>
              <w:tab/>
            </w:r>
            <w:r>
              <w:rPr>
                <w:noProof/>
                <w:webHidden/>
              </w:rPr>
              <w:fldChar w:fldCharType="begin"/>
            </w:r>
            <w:r>
              <w:rPr>
                <w:noProof/>
                <w:webHidden/>
              </w:rPr>
              <w:instrText xml:space="preserve"> PAGEREF _Toc74085168 \h </w:instrText>
            </w:r>
            <w:r>
              <w:rPr>
                <w:noProof/>
                <w:webHidden/>
              </w:rPr>
            </w:r>
            <w:r>
              <w:rPr>
                <w:noProof/>
                <w:webHidden/>
              </w:rPr>
              <w:fldChar w:fldCharType="separate"/>
            </w:r>
            <w:r>
              <w:rPr>
                <w:noProof/>
                <w:webHidden/>
              </w:rPr>
              <w:t>61</w:t>
            </w:r>
            <w:r>
              <w:rPr>
                <w:noProof/>
                <w:webHidden/>
              </w:rPr>
              <w:fldChar w:fldCharType="end"/>
            </w:r>
          </w:hyperlink>
        </w:p>
        <w:p w14:paraId="38D4317C" w14:textId="7C365572" w:rsidR="00895D1C" w:rsidRDefault="00895D1C" w:rsidP="00895D1C">
          <w:pPr>
            <w:pStyle w:val="12"/>
            <w:spacing w:after="0"/>
            <w:rPr>
              <w:rFonts w:asciiTheme="minorHAnsi" w:eastAsiaTheme="minorEastAsia" w:hAnsiTheme="minorHAnsi"/>
              <w:noProof/>
              <w:sz w:val="22"/>
              <w:lang w:eastAsia="ru-RU"/>
            </w:rPr>
          </w:pPr>
          <w:hyperlink w:anchor="_Toc74085169" w:history="1">
            <w:r w:rsidRPr="00AE0BF4">
              <w:rPr>
                <w:rStyle w:val="af"/>
                <w:noProof/>
              </w:rPr>
              <w:t>ПРИЛОЖЕНИЯ</w:t>
            </w:r>
            <w:r>
              <w:rPr>
                <w:noProof/>
                <w:webHidden/>
              </w:rPr>
              <w:tab/>
            </w:r>
            <w:r>
              <w:rPr>
                <w:noProof/>
                <w:webHidden/>
              </w:rPr>
              <w:fldChar w:fldCharType="begin"/>
            </w:r>
            <w:r>
              <w:rPr>
                <w:noProof/>
                <w:webHidden/>
              </w:rPr>
              <w:instrText xml:space="preserve"> PAGEREF _Toc74085169 \h </w:instrText>
            </w:r>
            <w:r>
              <w:rPr>
                <w:noProof/>
                <w:webHidden/>
              </w:rPr>
            </w:r>
            <w:r>
              <w:rPr>
                <w:noProof/>
                <w:webHidden/>
              </w:rPr>
              <w:fldChar w:fldCharType="separate"/>
            </w:r>
            <w:r>
              <w:rPr>
                <w:noProof/>
                <w:webHidden/>
              </w:rPr>
              <w:t>63</w:t>
            </w:r>
            <w:r>
              <w:rPr>
                <w:noProof/>
                <w:webHidden/>
              </w:rPr>
              <w:fldChar w:fldCharType="end"/>
            </w:r>
          </w:hyperlink>
        </w:p>
        <w:p w14:paraId="3F7B2B1A" w14:textId="14C2B800" w:rsidR="00895D1C" w:rsidRDefault="00895D1C" w:rsidP="00895D1C">
          <w:pPr>
            <w:pStyle w:val="21"/>
            <w:rPr>
              <w:rFonts w:asciiTheme="minorHAnsi" w:eastAsiaTheme="minorEastAsia" w:hAnsiTheme="minorHAnsi"/>
              <w:noProof/>
              <w:sz w:val="22"/>
              <w:lang w:eastAsia="ru-RU"/>
            </w:rPr>
          </w:pPr>
          <w:hyperlink w:anchor="_Toc74085170" w:history="1">
            <w:r w:rsidRPr="00AE0BF4">
              <w:rPr>
                <w:rStyle w:val="af"/>
                <w:noProof/>
              </w:rPr>
              <w:t>Приложение А</w:t>
            </w:r>
            <w:r>
              <w:rPr>
                <w:noProof/>
                <w:webHidden/>
              </w:rPr>
              <w:tab/>
            </w:r>
            <w:r>
              <w:rPr>
                <w:noProof/>
                <w:webHidden/>
              </w:rPr>
              <w:fldChar w:fldCharType="begin"/>
            </w:r>
            <w:r>
              <w:rPr>
                <w:noProof/>
                <w:webHidden/>
              </w:rPr>
              <w:instrText xml:space="preserve"> PAGEREF _Toc74085170 \h </w:instrText>
            </w:r>
            <w:r>
              <w:rPr>
                <w:noProof/>
                <w:webHidden/>
              </w:rPr>
            </w:r>
            <w:r>
              <w:rPr>
                <w:noProof/>
                <w:webHidden/>
              </w:rPr>
              <w:fldChar w:fldCharType="separate"/>
            </w:r>
            <w:r>
              <w:rPr>
                <w:noProof/>
                <w:webHidden/>
              </w:rPr>
              <w:t>63</w:t>
            </w:r>
            <w:r>
              <w:rPr>
                <w:noProof/>
                <w:webHidden/>
              </w:rPr>
              <w:fldChar w:fldCharType="end"/>
            </w:r>
          </w:hyperlink>
        </w:p>
        <w:p w14:paraId="7331621A" w14:textId="475FC56B" w:rsidR="00895D1C" w:rsidRDefault="00895D1C" w:rsidP="00895D1C">
          <w:pPr>
            <w:pStyle w:val="32"/>
            <w:rPr>
              <w:rFonts w:asciiTheme="minorHAnsi" w:eastAsiaTheme="minorEastAsia" w:hAnsiTheme="minorHAnsi"/>
              <w:noProof/>
              <w:sz w:val="22"/>
              <w:lang w:eastAsia="ru-RU"/>
            </w:rPr>
          </w:pPr>
          <w:hyperlink w:anchor="_Toc74085171" w:history="1">
            <w:r w:rsidRPr="00AE0BF4">
              <w:rPr>
                <w:rStyle w:val="af"/>
                <w:noProof/>
              </w:rPr>
              <w:t>Организационная структура проекта</w:t>
            </w:r>
            <w:r>
              <w:rPr>
                <w:noProof/>
                <w:webHidden/>
              </w:rPr>
              <w:tab/>
            </w:r>
            <w:r>
              <w:rPr>
                <w:noProof/>
                <w:webHidden/>
              </w:rPr>
              <w:fldChar w:fldCharType="begin"/>
            </w:r>
            <w:r>
              <w:rPr>
                <w:noProof/>
                <w:webHidden/>
              </w:rPr>
              <w:instrText xml:space="preserve"> PAGEREF _Toc74085171 \h </w:instrText>
            </w:r>
            <w:r>
              <w:rPr>
                <w:noProof/>
                <w:webHidden/>
              </w:rPr>
            </w:r>
            <w:r>
              <w:rPr>
                <w:noProof/>
                <w:webHidden/>
              </w:rPr>
              <w:fldChar w:fldCharType="separate"/>
            </w:r>
            <w:r>
              <w:rPr>
                <w:noProof/>
                <w:webHidden/>
              </w:rPr>
              <w:t>63</w:t>
            </w:r>
            <w:r>
              <w:rPr>
                <w:noProof/>
                <w:webHidden/>
              </w:rPr>
              <w:fldChar w:fldCharType="end"/>
            </w:r>
          </w:hyperlink>
        </w:p>
        <w:p w14:paraId="488D8198" w14:textId="0B907FD4" w:rsidR="00895D1C" w:rsidRDefault="00895D1C" w:rsidP="00895D1C">
          <w:pPr>
            <w:pStyle w:val="32"/>
            <w:rPr>
              <w:rFonts w:asciiTheme="minorHAnsi" w:eastAsiaTheme="minorEastAsia" w:hAnsiTheme="minorHAnsi"/>
              <w:noProof/>
              <w:sz w:val="22"/>
              <w:lang w:eastAsia="ru-RU"/>
            </w:rPr>
          </w:pPr>
          <w:hyperlink w:anchor="_Toc74085172" w:history="1">
            <w:r w:rsidRPr="00AE0BF4">
              <w:rPr>
                <w:rStyle w:val="af"/>
                <w:noProof/>
              </w:rPr>
              <w:t>Календарный план проекта</w:t>
            </w:r>
            <w:r>
              <w:rPr>
                <w:noProof/>
                <w:webHidden/>
              </w:rPr>
              <w:tab/>
            </w:r>
            <w:r>
              <w:rPr>
                <w:noProof/>
                <w:webHidden/>
              </w:rPr>
              <w:fldChar w:fldCharType="begin"/>
            </w:r>
            <w:r>
              <w:rPr>
                <w:noProof/>
                <w:webHidden/>
              </w:rPr>
              <w:instrText xml:space="preserve"> PAGEREF _Toc74085172 \h </w:instrText>
            </w:r>
            <w:r>
              <w:rPr>
                <w:noProof/>
                <w:webHidden/>
              </w:rPr>
            </w:r>
            <w:r>
              <w:rPr>
                <w:noProof/>
                <w:webHidden/>
              </w:rPr>
              <w:fldChar w:fldCharType="separate"/>
            </w:r>
            <w:r>
              <w:rPr>
                <w:noProof/>
                <w:webHidden/>
              </w:rPr>
              <w:t>63</w:t>
            </w:r>
            <w:r>
              <w:rPr>
                <w:noProof/>
                <w:webHidden/>
              </w:rPr>
              <w:fldChar w:fldCharType="end"/>
            </w:r>
          </w:hyperlink>
        </w:p>
        <w:p w14:paraId="77B191B0" w14:textId="77C8895E" w:rsidR="00895D1C" w:rsidRDefault="00895D1C" w:rsidP="00895D1C">
          <w:pPr>
            <w:pStyle w:val="32"/>
            <w:rPr>
              <w:rFonts w:asciiTheme="minorHAnsi" w:eastAsiaTheme="minorEastAsia" w:hAnsiTheme="minorHAnsi"/>
              <w:noProof/>
              <w:sz w:val="22"/>
              <w:lang w:eastAsia="ru-RU"/>
            </w:rPr>
          </w:pPr>
          <w:hyperlink w:anchor="_Toc74085173" w:history="1">
            <w:r w:rsidRPr="00AE0BF4">
              <w:rPr>
                <w:rStyle w:val="af"/>
                <w:noProof/>
              </w:rPr>
              <w:t>Расчёт затрат на разработку продукта</w:t>
            </w:r>
            <w:r>
              <w:rPr>
                <w:noProof/>
                <w:webHidden/>
              </w:rPr>
              <w:tab/>
            </w:r>
            <w:r>
              <w:rPr>
                <w:noProof/>
                <w:webHidden/>
              </w:rPr>
              <w:fldChar w:fldCharType="begin"/>
            </w:r>
            <w:r>
              <w:rPr>
                <w:noProof/>
                <w:webHidden/>
              </w:rPr>
              <w:instrText xml:space="preserve"> PAGEREF _Toc74085173 \h </w:instrText>
            </w:r>
            <w:r>
              <w:rPr>
                <w:noProof/>
                <w:webHidden/>
              </w:rPr>
            </w:r>
            <w:r>
              <w:rPr>
                <w:noProof/>
                <w:webHidden/>
              </w:rPr>
              <w:fldChar w:fldCharType="separate"/>
            </w:r>
            <w:r>
              <w:rPr>
                <w:noProof/>
                <w:webHidden/>
              </w:rPr>
              <w:t>68</w:t>
            </w:r>
            <w:r>
              <w:rPr>
                <w:noProof/>
                <w:webHidden/>
              </w:rPr>
              <w:fldChar w:fldCharType="end"/>
            </w:r>
          </w:hyperlink>
        </w:p>
        <w:p w14:paraId="722EF53C" w14:textId="094C58C2" w:rsidR="00895D1C" w:rsidRDefault="00895D1C" w:rsidP="00895D1C">
          <w:pPr>
            <w:pStyle w:val="32"/>
            <w:rPr>
              <w:rFonts w:asciiTheme="minorHAnsi" w:eastAsiaTheme="minorEastAsia" w:hAnsiTheme="minorHAnsi"/>
              <w:noProof/>
              <w:sz w:val="22"/>
              <w:lang w:eastAsia="ru-RU"/>
            </w:rPr>
          </w:pPr>
          <w:hyperlink w:anchor="_Toc74085174" w:history="1">
            <w:r w:rsidRPr="00AE0BF4">
              <w:rPr>
                <w:rStyle w:val="af"/>
                <w:noProof/>
              </w:rPr>
              <w:t>Расчёт себестоимости программного продукта</w:t>
            </w:r>
            <w:r>
              <w:rPr>
                <w:noProof/>
                <w:webHidden/>
              </w:rPr>
              <w:tab/>
            </w:r>
            <w:r>
              <w:rPr>
                <w:noProof/>
                <w:webHidden/>
              </w:rPr>
              <w:fldChar w:fldCharType="begin"/>
            </w:r>
            <w:r>
              <w:rPr>
                <w:noProof/>
                <w:webHidden/>
              </w:rPr>
              <w:instrText xml:space="preserve"> PAGEREF _Toc74085174 \h </w:instrText>
            </w:r>
            <w:r>
              <w:rPr>
                <w:noProof/>
                <w:webHidden/>
              </w:rPr>
            </w:r>
            <w:r>
              <w:rPr>
                <w:noProof/>
                <w:webHidden/>
              </w:rPr>
              <w:fldChar w:fldCharType="separate"/>
            </w:r>
            <w:r>
              <w:rPr>
                <w:noProof/>
                <w:webHidden/>
              </w:rPr>
              <w:t>72</w:t>
            </w:r>
            <w:r>
              <w:rPr>
                <w:noProof/>
                <w:webHidden/>
              </w:rPr>
              <w:fldChar w:fldCharType="end"/>
            </w:r>
          </w:hyperlink>
        </w:p>
        <w:p w14:paraId="0E82F902" w14:textId="033C2CFA" w:rsidR="00895D1C" w:rsidRDefault="00895D1C" w:rsidP="00895D1C">
          <w:pPr>
            <w:pStyle w:val="21"/>
            <w:rPr>
              <w:rFonts w:asciiTheme="minorHAnsi" w:eastAsiaTheme="minorEastAsia" w:hAnsiTheme="minorHAnsi"/>
              <w:noProof/>
              <w:sz w:val="22"/>
              <w:lang w:eastAsia="ru-RU"/>
            </w:rPr>
          </w:pPr>
          <w:hyperlink w:anchor="_Toc74085175" w:history="1">
            <w:r w:rsidRPr="00AE0BF4">
              <w:rPr>
                <w:rStyle w:val="af"/>
                <w:noProof/>
              </w:rPr>
              <w:t>Приложение Б</w:t>
            </w:r>
            <w:r>
              <w:rPr>
                <w:noProof/>
                <w:webHidden/>
              </w:rPr>
              <w:tab/>
            </w:r>
            <w:r>
              <w:rPr>
                <w:noProof/>
                <w:webHidden/>
              </w:rPr>
              <w:fldChar w:fldCharType="begin"/>
            </w:r>
            <w:r>
              <w:rPr>
                <w:noProof/>
                <w:webHidden/>
              </w:rPr>
              <w:instrText xml:space="preserve"> PAGEREF _Toc74085175 \h </w:instrText>
            </w:r>
            <w:r>
              <w:rPr>
                <w:noProof/>
                <w:webHidden/>
              </w:rPr>
            </w:r>
            <w:r>
              <w:rPr>
                <w:noProof/>
                <w:webHidden/>
              </w:rPr>
              <w:fldChar w:fldCharType="separate"/>
            </w:r>
            <w:r>
              <w:rPr>
                <w:noProof/>
                <w:webHidden/>
              </w:rPr>
              <w:t>73</w:t>
            </w:r>
            <w:r>
              <w:rPr>
                <w:noProof/>
                <w:webHidden/>
              </w:rPr>
              <w:fldChar w:fldCharType="end"/>
            </w:r>
          </w:hyperlink>
        </w:p>
        <w:p w14:paraId="51977F18" w14:textId="492EF252" w:rsidR="00895D1C" w:rsidRDefault="00895D1C" w:rsidP="00895D1C">
          <w:pPr>
            <w:pStyle w:val="32"/>
            <w:rPr>
              <w:rFonts w:asciiTheme="minorHAnsi" w:eastAsiaTheme="minorEastAsia" w:hAnsiTheme="minorHAnsi"/>
              <w:noProof/>
              <w:sz w:val="22"/>
              <w:lang w:eastAsia="ru-RU"/>
            </w:rPr>
          </w:pPr>
          <w:hyperlink w:anchor="_Toc74085176" w:history="1">
            <w:r w:rsidRPr="00AE0BF4">
              <w:rPr>
                <w:rStyle w:val="af"/>
                <w:noProof/>
              </w:rPr>
              <w:t>Вредные факторы при использовании программного комплекса</w:t>
            </w:r>
            <w:r>
              <w:rPr>
                <w:noProof/>
                <w:webHidden/>
              </w:rPr>
              <w:tab/>
            </w:r>
            <w:r>
              <w:rPr>
                <w:noProof/>
                <w:webHidden/>
              </w:rPr>
              <w:fldChar w:fldCharType="begin"/>
            </w:r>
            <w:r>
              <w:rPr>
                <w:noProof/>
                <w:webHidden/>
              </w:rPr>
              <w:instrText xml:space="preserve"> PAGEREF _Toc74085176 \h </w:instrText>
            </w:r>
            <w:r>
              <w:rPr>
                <w:noProof/>
                <w:webHidden/>
              </w:rPr>
            </w:r>
            <w:r>
              <w:rPr>
                <w:noProof/>
                <w:webHidden/>
              </w:rPr>
              <w:fldChar w:fldCharType="separate"/>
            </w:r>
            <w:r>
              <w:rPr>
                <w:noProof/>
                <w:webHidden/>
              </w:rPr>
              <w:t>73</w:t>
            </w:r>
            <w:r>
              <w:rPr>
                <w:noProof/>
                <w:webHidden/>
              </w:rPr>
              <w:fldChar w:fldCharType="end"/>
            </w:r>
          </w:hyperlink>
        </w:p>
        <w:p w14:paraId="3BF38C7E" w14:textId="6DA15BC4" w:rsidR="00895D1C" w:rsidRDefault="00895D1C" w:rsidP="00895D1C">
          <w:pPr>
            <w:pStyle w:val="32"/>
            <w:rPr>
              <w:rFonts w:asciiTheme="minorHAnsi" w:eastAsiaTheme="minorEastAsia" w:hAnsiTheme="minorHAnsi"/>
              <w:noProof/>
              <w:sz w:val="22"/>
              <w:lang w:eastAsia="ru-RU"/>
            </w:rPr>
          </w:pPr>
          <w:hyperlink w:anchor="_Toc74085177" w:history="1">
            <w:r w:rsidRPr="00AE0BF4">
              <w:rPr>
                <w:rStyle w:val="af"/>
                <w:noProof/>
              </w:rPr>
              <w:t>Освещенность рабочего места</w:t>
            </w:r>
            <w:r>
              <w:rPr>
                <w:noProof/>
                <w:webHidden/>
              </w:rPr>
              <w:tab/>
            </w:r>
            <w:r>
              <w:rPr>
                <w:noProof/>
                <w:webHidden/>
              </w:rPr>
              <w:fldChar w:fldCharType="begin"/>
            </w:r>
            <w:r>
              <w:rPr>
                <w:noProof/>
                <w:webHidden/>
              </w:rPr>
              <w:instrText xml:space="preserve"> PAGEREF _Toc74085177 \h </w:instrText>
            </w:r>
            <w:r>
              <w:rPr>
                <w:noProof/>
                <w:webHidden/>
              </w:rPr>
            </w:r>
            <w:r>
              <w:rPr>
                <w:noProof/>
                <w:webHidden/>
              </w:rPr>
              <w:fldChar w:fldCharType="separate"/>
            </w:r>
            <w:r>
              <w:rPr>
                <w:noProof/>
                <w:webHidden/>
              </w:rPr>
              <w:t>74</w:t>
            </w:r>
            <w:r>
              <w:rPr>
                <w:noProof/>
                <w:webHidden/>
              </w:rPr>
              <w:fldChar w:fldCharType="end"/>
            </w:r>
          </w:hyperlink>
        </w:p>
        <w:p w14:paraId="09619046" w14:textId="06003CA7" w:rsidR="00895D1C" w:rsidRDefault="00895D1C" w:rsidP="00895D1C">
          <w:pPr>
            <w:pStyle w:val="32"/>
            <w:rPr>
              <w:rFonts w:asciiTheme="minorHAnsi" w:eastAsiaTheme="minorEastAsia" w:hAnsiTheme="minorHAnsi"/>
              <w:noProof/>
              <w:sz w:val="22"/>
              <w:lang w:eastAsia="ru-RU"/>
            </w:rPr>
          </w:pPr>
          <w:hyperlink w:anchor="_Toc74085178" w:history="1">
            <w:r w:rsidRPr="00AE0BF4">
              <w:rPr>
                <w:rStyle w:val="af"/>
                <w:noProof/>
              </w:rPr>
              <w:t>Микроклимат</w:t>
            </w:r>
            <w:r>
              <w:rPr>
                <w:noProof/>
                <w:webHidden/>
              </w:rPr>
              <w:tab/>
            </w:r>
            <w:r>
              <w:rPr>
                <w:noProof/>
                <w:webHidden/>
              </w:rPr>
              <w:fldChar w:fldCharType="begin"/>
            </w:r>
            <w:r>
              <w:rPr>
                <w:noProof/>
                <w:webHidden/>
              </w:rPr>
              <w:instrText xml:space="preserve"> PAGEREF _Toc74085178 \h </w:instrText>
            </w:r>
            <w:r>
              <w:rPr>
                <w:noProof/>
                <w:webHidden/>
              </w:rPr>
            </w:r>
            <w:r>
              <w:rPr>
                <w:noProof/>
                <w:webHidden/>
              </w:rPr>
              <w:fldChar w:fldCharType="separate"/>
            </w:r>
            <w:r>
              <w:rPr>
                <w:noProof/>
                <w:webHidden/>
              </w:rPr>
              <w:t>76</w:t>
            </w:r>
            <w:r>
              <w:rPr>
                <w:noProof/>
                <w:webHidden/>
              </w:rPr>
              <w:fldChar w:fldCharType="end"/>
            </w:r>
          </w:hyperlink>
        </w:p>
        <w:p w14:paraId="7EE88061" w14:textId="420F3CC1" w:rsidR="00895D1C" w:rsidRDefault="00895D1C" w:rsidP="00895D1C">
          <w:pPr>
            <w:pStyle w:val="32"/>
            <w:rPr>
              <w:rFonts w:asciiTheme="minorHAnsi" w:eastAsiaTheme="minorEastAsia" w:hAnsiTheme="minorHAnsi"/>
              <w:noProof/>
              <w:sz w:val="22"/>
              <w:lang w:eastAsia="ru-RU"/>
            </w:rPr>
          </w:pPr>
          <w:hyperlink w:anchor="_Toc74085179" w:history="1">
            <w:r w:rsidRPr="00AE0BF4">
              <w:rPr>
                <w:rStyle w:val="af"/>
                <w:noProof/>
              </w:rPr>
              <w:t>Влияние ЭВМ на организм</w:t>
            </w:r>
            <w:r>
              <w:rPr>
                <w:noProof/>
                <w:webHidden/>
              </w:rPr>
              <w:tab/>
            </w:r>
            <w:r>
              <w:rPr>
                <w:noProof/>
                <w:webHidden/>
              </w:rPr>
              <w:fldChar w:fldCharType="begin"/>
            </w:r>
            <w:r>
              <w:rPr>
                <w:noProof/>
                <w:webHidden/>
              </w:rPr>
              <w:instrText xml:space="preserve"> PAGEREF _Toc74085179 \h </w:instrText>
            </w:r>
            <w:r>
              <w:rPr>
                <w:noProof/>
                <w:webHidden/>
              </w:rPr>
            </w:r>
            <w:r>
              <w:rPr>
                <w:noProof/>
                <w:webHidden/>
              </w:rPr>
              <w:fldChar w:fldCharType="separate"/>
            </w:r>
            <w:r>
              <w:rPr>
                <w:noProof/>
                <w:webHidden/>
              </w:rPr>
              <w:t>77</w:t>
            </w:r>
            <w:r>
              <w:rPr>
                <w:noProof/>
                <w:webHidden/>
              </w:rPr>
              <w:fldChar w:fldCharType="end"/>
            </w:r>
          </w:hyperlink>
        </w:p>
        <w:p w14:paraId="3891F6DC" w14:textId="68EDFF63" w:rsidR="00895D1C" w:rsidRDefault="00895D1C" w:rsidP="00895D1C">
          <w:pPr>
            <w:pStyle w:val="32"/>
            <w:rPr>
              <w:rFonts w:asciiTheme="minorHAnsi" w:eastAsiaTheme="minorEastAsia" w:hAnsiTheme="minorHAnsi"/>
              <w:noProof/>
              <w:sz w:val="22"/>
              <w:lang w:eastAsia="ru-RU"/>
            </w:rPr>
          </w:pPr>
          <w:hyperlink w:anchor="_Toc74085180" w:history="1">
            <w:r w:rsidRPr="00AE0BF4">
              <w:rPr>
                <w:rStyle w:val="af"/>
                <w:noProof/>
              </w:rPr>
              <w:t>Пожарная безопасность</w:t>
            </w:r>
            <w:r>
              <w:rPr>
                <w:noProof/>
                <w:webHidden/>
              </w:rPr>
              <w:tab/>
            </w:r>
            <w:r>
              <w:rPr>
                <w:noProof/>
                <w:webHidden/>
              </w:rPr>
              <w:fldChar w:fldCharType="begin"/>
            </w:r>
            <w:r>
              <w:rPr>
                <w:noProof/>
                <w:webHidden/>
              </w:rPr>
              <w:instrText xml:space="preserve"> PAGEREF _Toc74085180 \h </w:instrText>
            </w:r>
            <w:r>
              <w:rPr>
                <w:noProof/>
                <w:webHidden/>
              </w:rPr>
            </w:r>
            <w:r>
              <w:rPr>
                <w:noProof/>
                <w:webHidden/>
              </w:rPr>
              <w:fldChar w:fldCharType="separate"/>
            </w:r>
            <w:r>
              <w:rPr>
                <w:noProof/>
                <w:webHidden/>
              </w:rPr>
              <w:t>80</w:t>
            </w:r>
            <w:r>
              <w:rPr>
                <w:noProof/>
                <w:webHidden/>
              </w:rPr>
              <w:fldChar w:fldCharType="end"/>
            </w:r>
          </w:hyperlink>
        </w:p>
        <w:p w14:paraId="52B825DF" w14:textId="03721A3C" w:rsidR="00895D1C" w:rsidRDefault="00895D1C" w:rsidP="00895D1C">
          <w:pPr>
            <w:pStyle w:val="32"/>
            <w:rPr>
              <w:rFonts w:asciiTheme="minorHAnsi" w:eastAsiaTheme="minorEastAsia" w:hAnsiTheme="minorHAnsi"/>
              <w:noProof/>
              <w:sz w:val="22"/>
              <w:lang w:eastAsia="ru-RU"/>
            </w:rPr>
          </w:pPr>
          <w:hyperlink w:anchor="_Toc74085181" w:history="1">
            <w:r w:rsidRPr="00AE0BF4">
              <w:rPr>
                <w:rStyle w:val="af"/>
                <w:noProof/>
              </w:rPr>
              <w:t>Выводы</w:t>
            </w:r>
            <w:r>
              <w:rPr>
                <w:noProof/>
                <w:webHidden/>
              </w:rPr>
              <w:tab/>
            </w:r>
            <w:r>
              <w:rPr>
                <w:noProof/>
                <w:webHidden/>
              </w:rPr>
              <w:fldChar w:fldCharType="begin"/>
            </w:r>
            <w:r>
              <w:rPr>
                <w:noProof/>
                <w:webHidden/>
              </w:rPr>
              <w:instrText xml:space="preserve"> PAGEREF _Toc74085181 \h </w:instrText>
            </w:r>
            <w:r>
              <w:rPr>
                <w:noProof/>
                <w:webHidden/>
              </w:rPr>
            </w:r>
            <w:r>
              <w:rPr>
                <w:noProof/>
                <w:webHidden/>
              </w:rPr>
              <w:fldChar w:fldCharType="separate"/>
            </w:r>
            <w:r>
              <w:rPr>
                <w:noProof/>
                <w:webHidden/>
              </w:rPr>
              <w:t>82</w:t>
            </w:r>
            <w:r>
              <w:rPr>
                <w:noProof/>
                <w:webHidden/>
              </w:rPr>
              <w:fldChar w:fldCharType="end"/>
            </w:r>
          </w:hyperlink>
        </w:p>
        <w:p w14:paraId="7D91AE94" w14:textId="426E3216" w:rsidR="00895D1C" w:rsidRDefault="00895D1C" w:rsidP="00895D1C">
          <w:pPr>
            <w:pStyle w:val="21"/>
            <w:rPr>
              <w:rFonts w:asciiTheme="minorHAnsi" w:eastAsiaTheme="minorEastAsia" w:hAnsiTheme="minorHAnsi"/>
              <w:noProof/>
              <w:sz w:val="22"/>
              <w:lang w:eastAsia="ru-RU"/>
            </w:rPr>
          </w:pPr>
          <w:hyperlink w:anchor="_Toc74085182" w:history="1">
            <w:r w:rsidRPr="00AE0BF4">
              <w:rPr>
                <w:rStyle w:val="af"/>
                <w:noProof/>
              </w:rPr>
              <w:t>Приложение В</w:t>
            </w:r>
            <w:r>
              <w:rPr>
                <w:noProof/>
                <w:webHidden/>
              </w:rPr>
              <w:tab/>
            </w:r>
            <w:r>
              <w:rPr>
                <w:noProof/>
                <w:webHidden/>
              </w:rPr>
              <w:fldChar w:fldCharType="begin"/>
            </w:r>
            <w:r>
              <w:rPr>
                <w:noProof/>
                <w:webHidden/>
              </w:rPr>
              <w:instrText xml:space="preserve"> PAGEREF _Toc74085182 \h </w:instrText>
            </w:r>
            <w:r>
              <w:rPr>
                <w:noProof/>
                <w:webHidden/>
              </w:rPr>
            </w:r>
            <w:r>
              <w:rPr>
                <w:noProof/>
                <w:webHidden/>
              </w:rPr>
              <w:fldChar w:fldCharType="separate"/>
            </w:r>
            <w:r>
              <w:rPr>
                <w:noProof/>
                <w:webHidden/>
              </w:rPr>
              <w:t>83</w:t>
            </w:r>
            <w:r>
              <w:rPr>
                <w:noProof/>
                <w:webHidden/>
              </w:rPr>
              <w:fldChar w:fldCharType="end"/>
            </w:r>
          </w:hyperlink>
        </w:p>
        <w:p w14:paraId="58E36A69" w14:textId="11B31A67" w:rsidR="00895D1C" w:rsidRDefault="00895D1C" w:rsidP="00895D1C">
          <w:pPr>
            <w:pStyle w:val="21"/>
            <w:rPr>
              <w:rFonts w:asciiTheme="minorHAnsi" w:eastAsiaTheme="minorEastAsia" w:hAnsiTheme="minorHAnsi"/>
              <w:noProof/>
              <w:sz w:val="22"/>
              <w:lang w:eastAsia="ru-RU"/>
            </w:rPr>
          </w:pPr>
          <w:hyperlink w:anchor="_Toc74085183" w:history="1">
            <w:r w:rsidRPr="00AE0BF4">
              <w:rPr>
                <w:rStyle w:val="af"/>
                <w:noProof/>
              </w:rPr>
              <w:t>Приложение Г</w:t>
            </w:r>
            <w:r>
              <w:rPr>
                <w:noProof/>
                <w:webHidden/>
              </w:rPr>
              <w:tab/>
            </w:r>
            <w:r>
              <w:rPr>
                <w:noProof/>
                <w:webHidden/>
              </w:rPr>
              <w:fldChar w:fldCharType="begin"/>
            </w:r>
            <w:r>
              <w:rPr>
                <w:noProof/>
                <w:webHidden/>
              </w:rPr>
              <w:instrText xml:space="preserve"> PAGEREF _Toc74085183 \h </w:instrText>
            </w:r>
            <w:r>
              <w:rPr>
                <w:noProof/>
                <w:webHidden/>
              </w:rPr>
            </w:r>
            <w:r>
              <w:rPr>
                <w:noProof/>
                <w:webHidden/>
              </w:rPr>
              <w:fldChar w:fldCharType="separate"/>
            </w:r>
            <w:r>
              <w:rPr>
                <w:noProof/>
                <w:webHidden/>
              </w:rPr>
              <w:t>93</w:t>
            </w:r>
            <w:r>
              <w:rPr>
                <w:noProof/>
                <w:webHidden/>
              </w:rPr>
              <w:fldChar w:fldCharType="end"/>
            </w:r>
          </w:hyperlink>
        </w:p>
        <w:p w14:paraId="6898D4B3" w14:textId="2D9FD5CF" w:rsidR="00B37101" w:rsidRDefault="00B37101" w:rsidP="00895D1C">
          <w:r>
            <w:rPr>
              <w:b/>
              <w:bCs/>
            </w:rPr>
            <w:fldChar w:fldCharType="end"/>
          </w:r>
        </w:p>
      </w:sdtContent>
    </w:sdt>
    <w:p w14:paraId="16204041" w14:textId="52238677" w:rsidR="006B65C3" w:rsidRPr="004A0142" w:rsidRDefault="006B65C3" w:rsidP="0092282C">
      <w:pPr>
        <w:pStyle w:val="1"/>
        <w:numPr>
          <w:ilvl w:val="0"/>
          <w:numId w:val="0"/>
        </w:numPr>
      </w:pPr>
      <w:bookmarkStart w:id="13" w:name="_Toc74085116"/>
      <w:r w:rsidRPr="004A0142">
        <w:lastRenderedPageBreak/>
        <w:t>ВВЕДЕНИЕ</w:t>
      </w:r>
      <w:bookmarkEnd w:id="13"/>
    </w:p>
    <w:p w14:paraId="01251884" w14:textId="77777777" w:rsidR="00362C38" w:rsidRDefault="00362C38" w:rsidP="00362C38">
      <w:r>
        <w:t>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почта до сих пор занимает лидирующие позиции в сфере коммуникации.</w:t>
      </w:r>
    </w:p>
    <w:p w14:paraId="072A2C8A" w14:textId="77777777" w:rsidR="00362C38" w:rsidRDefault="00362C38" w:rsidP="00362C38">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7FB6087" w14:textId="47C960BC" w:rsidR="00362C38" w:rsidRDefault="00362C38" w:rsidP="00362C38">
      <w:r>
        <w:t>Многие крупные компании используют электронную почту для обмена документами. В таких ситуациях крайне важно, чтобы сообщение было успешно дост</w:t>
      </w:r>
      <w:r w:rsidR="00AB6819">
        <w:t>авлено и прочитано получателем.</w:t>
      </w:r>
    </w:p>
    <w:p w14:paraId="01B321CE" w14:textId="562DDDCE" w:rsidR="00362C38" w:rsidRDefault="00362C38" w:rsidP="00362C38">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362C38">
        <w:t xml:space="preserve"> </w:t>
      </w:r>
      <w:r>
        <w:t xml:space="preserve">и </w:t>
      </w:r>
      <w:r>
        <w:rPr>
          <w:lang w:val="en-US"/>
        </w:rPr>
        <w:t>SMTP</w:t>
      </w:r>
      <w:r w:rsidR="00AB6819">
        <w:t>.</w:t>
      </w:r>
    </w:p>
    <w:p w14:paraId="5024965B" w14:textId="05B35984" w:rsidR="00362C38" w:rsidRDefault="00362C38" w:rsidP="00362C38">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w:t>
      </w:r>
      <w:r w:rsidR="00AB6819">
        <w:t>необходимый уровень надежности.</w:t>
      </w:r>
    </w:p>
    <w:p w14:paraId="26A8F595" w14:textId="2B53EF0B" w:rsidR="00362C38" w:rsidRDefault="00362C38" w:rsidP="00362C38">
      <w:r>
        <w:t>Тема работы: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AE21B6A" w14:textId="77777777" w:rsidR="00362C38" w:rsidRDefault="00362C38" w:rsidP="00362C38">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F427386" w14:textId="1C6EE3E1" w:rsidR="00362C38" w:rsidRDefault="00362C38" w:rsidP="00362C38">
      <w:r w:rsidRPr="006E1AB9">
        <w:rPr>
          <w:b/>
        </w:rPr>
        <w:t>Целью</w:t>
      </w:r>
      <w:r>
        <w:t xml:space="preserve"> дипломной работы является проектирование программного комплекса управления рассылкой электронных сообщ</w:t>
      </w:r>
      <w:r w:rsidR="006E1AB9">
        <w:t>ений с возможностью последующей</w:t>
      </w:r>
      <w:r>
        <w:t xml:space="preserve"> </w:t>
      </w:r>
      <w:r w:rsidR="006E1AB9">
        <w:t>интеграции</w:t>
      </w:r>
      <w:r>
        <w:t xml:space="preserve"> в системы, требующие высокой надежности отправки.</w:t>
      </w:r>
    </w:p>
    <w:p w14:paraId="03569022" w14:textId="77777777" w:rsidR="00362C38" w:rsidRDefault="00362C38" w:rsidP="00362C38">
      <w:r>
        <w:t xml:space="preserve">Поставленная цель достигается путем решения следующих основных </w:t>
      </w:r>
      <w:r w:rsidRPr="00473345">
        <w:rPr>
          <w:b/>
        </w:rPr>
        <w:t>задач</w:t>
      </w:r>
      <w:r>
        <w:t>:</w:t>
      </w:r>
    </w:p>
    <w:p w14:paraId="2AE42186" w14:textId="73B8074D" w:rsidR="00362C38" w:rsidRDefault="00362C38" w:rsidP="00E87833">
      <w:pPr>
        <w:pStyle w:val="a0"/>
        <w:numPr>
          <w:ilvl w:val="0"/>
          <w:numId w:val="39"/>
        </w:numPr>
      </w:pPr>
      <w:r>
        <w:lastRenderedPageBreak/>
        <w:t>анализ процесса отправки</w:t>
      </w:r>
      <w:r w:rsidR="00473345">
        <w:t xml:space="preserve"> и доставки</w:t>
      </w:r>
      <w:r>
        <w:t xml:space="preserve"> электронного письма;</w:t>
      </w:r>
    </w:p>
    <w:p w14:paraId="0CE6DBDD" w14:textId="4A411DE2" w:rsidR="00362C38" w:rsidRDefault="00362C38" w:rsidP="00AB6819">
      <w:pPr>
        <w:pStyle w:val="a0"/>
      </w:pPr>
      <w:r>
        <w:t xml:space="preserve">сравнительный анализ уже имеющихся систем и платформ для </w:t>
      </w:r>
      <w:r w:rsidR="00473345">
        <w:t>отправки писем</w:t>
      </w:r>
      <w:r>
        <w:t>;</w:t>
      </w:r>
    </w:p>
    <w:p w14:paraId="0F8D5A05" w14:textId="77777777" w:rsidR="00362C38" w:rsidRDefault="00362C38" w:rsidP="00AB6819">
      <w:pPr>
        <w:pStyle w:val="a0"/>
      </w:pPr>
      <w:r>
        <w:t>разработка и анализ требований;</w:t>
      </w:r>
    </w:p>
    <w:p w14:paraId="3CC33627" w14:textId="77777777" w:rsidR="00362C38" w:rsidRDefault="00362C38" w:rsidP="00AB6819">
      <w:pPr>
        <w:pStyle w:val="a0"/>
      </w:pPr>
      <w:r>
        <w:t>проектирование программного комплекса;</w:t>
      </w:r>
    </w:p>
    <w:p w14:paraId="280142D2" w14:textId="77777777" w:rsidR="00362C38" w:rsidRDefault="00362C38" w:rsidP="00AB6819">
      <w:pPr>
        <w:pStyle w:val="a0"/>
      </w:pPr>
      <w:r>
        <w:t xml:space="preserve">программная реализация базы данных, </w:t>
      </w:r>
      <w:r>
        <w:rPr>
          <w:lang w:val="en-US"/>
        </w:rPr>
        <w:t>API</w:t>
      </w:r>
      <w:r>
        <w:t xml:space="preserve">, серверной части, </w:t>
      </w:r>
      <w:r>
        <w:rPr>
          <w:lang w:val="en-US"/>
        </w:rPr>
        <w:t>WEB</w:t>
      </w:r>
      <w:r>
        <w:t>-интерфейса;</w:t>
      </w:r>
    </w:p>
    <w:p w14:paraId="536D4529" w14:textId="77777777" w:rsidR="00362C38" w:rsidRDefault="00362C38" w:rsidP="00AB6819">
      <w:pPr>
        <w:pStyle w:val="a0"/>
      </w:pPr>
      <w:r>
        <w:t>тестирование разработанного программного комплекса;</w:t>
      </w:r>
    </w:p>
    <w:p w14:paraId="22030BB1" w14:textId="586F128A" w:rsidR="00362C38" w:rsidRDefault="00473345" w:rsidP="00AB6819">
      <w:pPr>
        <w:pStyle w:val="a0"/>
      </w:pPr>
      <w:r>
        <w:t>интеграция</w:t>
      </w:r>
      <w:r w:rsidR="00362C38">
        <w:t xml:space="preserve"> </w:t>
      </w:r>
      <w:r>
        <w:t>с информационной системой</w:t>
      </w:r>
      <w:r w:rsidR="00362C38">
        <w:t xml:space="preserve"> ПланФ</w:t>
      </w:r>
      <w:r w:rsidR="00D526D4">
        <w:t>акт</w:t>
      </w:r>
      <w:r w:rsidR="00861E6B">
        <w:t>.</w:t>
      </w:r>
    </w:p>
    <w:p w14:paraId="69E437F3" w14:textId="77777777" w:rsidR="00362C38" w:rsidRDefault="00362C38" w:rsidP="00362C38">
      <w:r w:rsidRPr="00CA7EF6">
        <w:rPr>
          <w:b/>
        </w:rPr>
        <w:t>Объектом исследования</w:t>
      </w:r>
      <w:r>
        <w:t xml:space="preserve"> является процесс рассылки электронных сообщений.</w:t>
      </w:r>
    </w:p>
    <w:p w14:paraId="3EF8A06B" w14:textId="73435D62" w:rsidR="00F11E8E" w:rsidRPr="00F11E8E" w:rsidRDefault="00362C38" w:rsidP="00D526D4">
      <w:r w:rsidRPr="00CA7EF6">
        <w:rPr>
          <w:b/>
        </w:rPr>
        <w:t>Предметом исследования</w:t>
      </w:r>
      <w:r>
        <w:t xml:space="preserve"> в дипломе являются методы и средства улучшения надежности и контроля рассылки электронных сообщений.</w:t>
      </w:r>
    </w:p>
    <w:p w14:paraId="7FB6B00F" w14:textId="2612D7CF" w:rsidR="006B65C3" w:rsidRDefault="006B65C3" w:rsidP="00B37101">
      <w:pPr>
        <w:pStyle w:val="1"/>
      </w:pPr>
      <w:bookmarkStart w:id="14" w:name="_Toc74085117"/>
      <w:r w:rsidRPr="00B37101">
        <w:lastRenderedPageBreak/>
        <w:t>АНАЛИЗ</w:t>
      </w:r>
      <w:r>
        <w:t xml:space="preserve"> ТРЕБОВАНИЙ</w:t>
      </w:r>
      <w:bookmarkEnd w:id="14"/>
    </w:p>
    <w:p w14:paraId="11A95CCC" w14:textId="1963DB64" w:rsidR="00362C38" w:rsidRDefault="004A6D16" w:rsidP="00362C38">
      <w:r>
        <w:t xml:space="preserve">Разработка программного комплекса </w:t>
      </w:r>
      <w:r w:rsidR="00362C38">
        <w:t xml:space="preserve">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w:t>
      </w:r>
    </w:p>
    <w:p w14:paraId="3BEDD985" w14:textId="5F0B9D0E" w:rsidR="00362C38" w:rsidRDefault="00362C38" w:rsidP="00362C38">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13686A" w14:textId="12C43D6E" w:rsidR="00362C38" w:rsidRDefault="00362C38" w:rsidP="00E87833">
      <w:pPr>
        <w:pStyle w:val="2"/>
        <w:numPr>
          <w:ilvl w:val="1"/>
          <w:numId w:val="13"/>
        </w:numPr>
      </w:pPr>
      <w:bookmarkStart w:id="15" w:name="_Toc73469523"/>
      <w:bookmarkStart w:id="16" w:name="_Toc68534485"/>
      <w:bookmarkStart w:id="17" w:name="_Toc73879637"/>
      <w:bookmarkStart w:id="18" w:name="_Toc74085118"/>
      <w:r>
        <w:t xml:space="preserve">Обзор </w:t>
      </w:r>
      <w:commentRangeStart w:id="19"/>
      <w:r>
        <w:t>процесса</w:t>
      </w:r>
      <w:commentRangeEnd w:id="19"/>
      <w:r w:rsidR="00DB1FD9">
        <w:rPr>
          <w:rStyle w:val="af1"/>
          <w:rFonts w:eastAsiaTheme="minorHAnsi" w:cstheme="minorBidi"/>
          <w:b w:val="0"/>
        </w:rPr>
        <w:commentReference w:id="19"/>
      </w:r>
      <w:r>
        <w:t xml:space="preserve"> отправки </w:t>
      </w:r>
      <w:r w:rsidR="00CA7EF6">
        <w:t xml:space="preserve">и доставки </w:t>
      </w:r>
      <w:r>
        <w:t>сообщения</w:t>
      </w:r>
      <w:bookmarkEnd w:id="15"/>
      <w:bookmarkEnd w:id="16"/>
      <w:bookmarkEnd w:id="17"/>
      <w:bookmarkEnd w:id="18"/>
    </w:p>
    <w:p w14:paraId="1A996DF2" w14:textId="77777777" w:rsidR="00362C38" w:rsidRDefault="00362C38" w:rsidP="001E2D53">
      <w:pPr>
        <w:pStyle w:val="3"/>
        <w:ind w:firstLine="0"/>
      </w:pPr>
      <w:bookmarkStart w:id="20" w:name="_Toc73469524"/>
      <w:bookmarkStart w:id="21" w:name="_Toc68534486"/>
      <w:bookmarkStart w:id="22" w:name="_Toc73879638"/>
      <w:bookmarkStart w:id="23" w:name="_Toc74085119"/>
      <w:commentRangeStart w:id="24"/>
      <w:r>
        <w:t>Общие</w:t>
      </w:r>
      <w:commentRangeEnd w:id="24"/>
      <w:r w:rsidR="003868BE">
        <w:rPr>
          <w:rStyle w:val="af1"/>
          <w:rFonts w:eastAsiaTheme="minorHAnsi" w:cstheme="minorBidi"/>
          <w:b w:val="0"/>
          <w:i w:val="0"/>
        </w:rPr>
        <w:commentReference w:id="24"/>
      </w:r>
      <w:r>
        <w:t xml:space="preserve"> сведения</w:t>
      </w:r>
      <w:bookmarkEnd w:id="20"/>
      <w:bookmarkEnd w:id="21"/>
      <w:bookmarkEnd w:id="22"/>
      <w:bookmarkEnd w:id="23"/>
    </w:p>
    <w:p w14:paraId="0B1BA2AE" w14:textId="77777777" w:rsidR="00362C38" w:rsidRDefault="00362C38" w:rsidP="00362C38">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3E3C9573" w14:textId="77777777" w:rsidR="00362C38" w:rsidRDefault="00362C38" w:rsidP="00362C38">
      <w:pPr>
        <w:ind w:firstLine="708"/>
        <w:rPr>
          <w:szCs w:val="28"/>
        </w:rPr>
      </w:pPr>
      <w:r>
        <w:rPr>
          <w:szCs w:val="28"/>
        </w:rPr>
        <w:t>При взаимодействии крупных компаний, передающих важные документы посредством электронной почты, надежность доставки является одним из ключевых параметров. В таких случаях цена недоставленного сообщения может быть крайне высока.</w:t>
      </w:r>
    </w:p>
    <w:p w14:paraId="353E2502" w14:textId="77777777" w:rsidR="00362C38" w:rsidRDefault="00362C38" w:rsidP="00362C38">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2C1E9B77" w14:textId="77777777" w:rsidR="00362C38" w:rsidRDefault="00362C38" w:rsidP="001E2D53">
      <w:pPr>
        <w:pStyle w:val="3"/>
        <w:ind w:firstLine="0"/>
      </w:pPr>
      <w:bookmarkStart w:id="25" w:name="_Toc73469525"/>
      <w:bookmarkStart w:id="26" w:name="_Toc68534487"/>
      <w:bookmarkStart w:id="27" w:name="_Toc44341645"/>
      <w:bookmarkStart w:id="28" w:name="_Toc73879639"/>
      <w:bookmarkStart w:id="29" w:name="_Toc74085120"/>
      <w:r>
        <w:t>Основные понятия</w:t>
      </w:r>
      <w:bookmarkEnd w:id="25"/>
      <w:bookmarkEnd w:id="26"/>
      <w:bookmarkEnd w:id="27"/>
      <w:bookmarkEnd w:id="28"/>
      <w:bookmarkEnd w:id="29"/>
    </w:p>
    <w:p w14:paraId="2D3EE0A0" w14:textId="77777777" w:rsidR="00362C38" w:rsidRDefault="00362C38" w:rsidP="00362C38">
      <w:pPr>
        <w:ind w:firstLine="708"/>
        <w:rPr>
          <w:szCs w:val="28"/>
        </w:rPr>
      </w:pPr>
      <w:r>
        <w:rPr>
          <w:szCs w:val="28"/>
        </w:rPr>
        <w:t>Ниже представлены определения основным понятиям, необходимым в дальнейшей работе.</w:t>
      </w:r>
    </w:p>
    <w:p w14:paraId="603C1D09" w14:textId="77777777" w:rsidR="00362C38" w:rsidRDefault="00362C38" w:rsidP="00362C38">
      <w:pPr>
        <w:ind w:firstLine="708"/>
        <w:rPr>
          <w:szCs w:val="28"/>
        </w:rPr>
      </w:pPr>
      <w:r>
        <w:rPr>
          <w:i/>
          <w:szCs w:val="28"/>
        </w:rPr>
        <w:t xml:space="preserve">Сообщение – </w:t>
      </w:r>
      <w:r>
        <w:rPr>
          <w:szCs w:val="28"/>
        </w:rPr>
        <w:t xml:space="preserve">определенная информация, которую необходимо передать. </w:t>
      </w:r>
    </w:p>
    <w:p w14:paraId="7D32C3F9" w14:textId="77777777" w:rsidR="00362C38" w:rsidRDefault="00362C38" w:rsidP="00362C38">
      <w:pPr>
        <w:ind w:firstLine="708"/>
        <w:rPr>
          <w:szCs w:val="28"/>
        </w:rPr>
      </w:pPr>
      <w:r>
        <w:rPr>
          <w:i/>
          <w:szCs w:val="28"/>
        </w:rPr>
        <w:lastRenderedPageBreak/>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1F952244" w14:textId="77777777" w:rsidR="00362C38" w:rsidRDefault="00362C38" w:rsidP="00362C38">
      <w:pPr>
        <w:ind w:firstLine="708"/>
        <w:rPr>
          <w:szCs w:val="28"/>
        </w:rPr>
      </w:pPr>
      <w:r>
        <w:rPr>
          <w:i/>
          <w:szCs w:val="28"/>
        </w:rPr>
        <w:t xml:space="preserve">Отправленное письмо – </w:t>
      </w:r>
      <w:r>
        <w:rPr>
          <w:szCs w:val="28"/>
        </w:rPr>
        <w:t>письмо, переданное сервису доставки.</w:t>
      </w:r>
    </w:p>
    <w:p w14:paraId="37505974" w14:textId="77777777" w:rsidR="00362C38" w:rsidRDefault="00362C38" w:rsidP="00362C38">
      <w:pPr>
        <w:ind w:firstLine="708"/>
        <w:rPr>
          <w:szCs w:val="28"/>
        </w:rPr>
      </w:pPr>
      <w:r>
        <w:rPr>
          <w:i/>
          <w:iCs/>
          <w:szCs w:val="28"/>
        </w:rPr>
        <w:t xml:space="preserve">Получатель </w:t>
      </w:r>
      <w:r>
        <w:rPr>
          <w:szCs w:val="28"/>
        </w:rPr>
        <w:t>– лицо, которому адресовано отправляемое сообщение.</w:t>
      </w:r>
    </w:p>
    <w:p w14:paraId="20848D4F" w14:textId="77777777" w:rsidR="00362C38" w:rsidRDefault="00362C38" w:rsidP="00362C38">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82DE532" w14:textId="5652A532" w:rsidR="00362C38" w:rsidRDefault="00362C38" w:rsidP="00362C38">
      <w:pPr>
        <w:ind w:firstLine="708"/>
        <w:rPr>
          <w:szCs w:val="28"/>
        </w:rPr>
      </w:pPr>
      <w:r>
        <w:rPr>
          <w:i/>
          <w:iCs/>
          <w:szCs w:val="28"/>
        </w:rPr>
        <w:t>Отправитель</w:t>
      </w:r>
      <w:r>
        <w:rPr>
          <w:szCs w:val="28"/>
        </w:rPr>
        <w:t xml:space="preserve"> – лицо, запрашивающее отправку сообщения.</w:t>
      </w:r>
    </w:p>
    <w:p w14:paraId="3B984076" w14:textId="12D3E99B" w:rsidR="004A6D16" w:rsidRDefault="004A6D16" w:rsidP="00362C38">
      <w:pPr>
        <w:ind w:firstLine="708"/>
        <w:rPr>
          <w:szCs w:val="28"/>
        </w:rPr>
      </w:pPr>
      <w:r w:rsidRPr="004A6D16">
        <w:rPr>
          <w:i/>
          <w:szCs w:val="28"/>
        </w:rPr>
        <w:t>Контакт</w:t>
      </w:r>
      <w:r>
        <w:rPr>
          <w:szCs w:val="28"/>
        </w:rPr>
        <w:t xml:space="preserve"> – сохраненный получатель пользователя.</w:t>
      </w:r>
    </w:p>
    <w:p w14:paraId="33BE6C4E" w14:textId="737BC2EB" w:rsidR="00362C38" w:rsidRDefault="00362C38" w:rsidP="00362C38">
      <w:pPr>
        <w:ind w:firstLine="708"/>
        <w:rPr>
          <w:szCs w:val="28"/>
        </w:rPr>
      </w:pPr>
      <w:r>
        <w:rPr>
          <w:i/>
          <w:szCs w:val="28"/>
        </w:rPr>
        <w:t xml:space="preserve">Статус доставки – </w:t>
      </w:r>
      <w:r>
        <w:rPr>
          <w:szCs w:val="28"/>
        </w:rPr>
        <w:t>информация о результате доставки сообщения получателю.</w:t>
      </w:r>
    </w:p>
    <w:p w14:paraId="6DF198C5" w14:textId="2152FC29" w:rsidR="00971D68" w:rsidRDefault="00971D68" w:rsidP="00362C38">
      <w:pPr>
        <w:ind w:firstLine="708"/>
        <w:rPr>
          <w:szCs w:val="28"/>
        </w:rPr>
      </w:pPr>
      <w:r w:rsidRPr="00971D68">
        <w:rPr>
          <w:i/>
          <w:szCs w:val="28"/>
        </w:rPr>
        <w:t>Фоновая служба доставки</w:t>
      </w:r>
      <w:r>
        <w:rPr>
          <w:szCs w:val="28"/>
        </w:rPr>
        <w:t xml:space="preserve"> – процесс, запущенный на сервере и функционирующий на протяжении всего времени работы программного комплекса. Отвечает за получение сообщения из очереди и передачу этого сообщения доступным сервисам доставки.</w:t>
      </w:r>
    </w:p>
    <w:p w14:paraId="07A069EB" w14:textId="5B46D1C8" w:rsidR="00971D68" w:rsidRDefault="00971D68" w:rsidP="00362C38">
      <w:pPr>
        <w:ind w:firstLine="708"/>
        <w:rPr>
          <w:szCs w:val="28"/>
        </w:rPr>
      </w:pPr>
      <w:r w:rsidRPr="00971D68">
        <w:rPr>
          <w:i/>
          <w:szCs w:val="28"/>
        </w:rPr>
        <w:t>Авторизация</w:t>
      </w:r>
      <w:r>
        <w:rPr>
          <w:szCs w:val="28"/>
        </w:rPr>
        <w:t xml:space="preserve"> – предоставление пользователю прав на выполнение определенных действий.</w:t>
      </w:r>
    </w:p>
    <w:p w14:paraId="46EADCB8" w14:textId="5C0671AA" w:rsidR="00971D68" w:rsidRPr="00971D68" w:rsidRDefault="00971D68" w:rsidP="00362C38">
      <w:pPr>
        <w:ind w:firstLine="708"/>
        <w:rPr>
          <w:szCs w:val="28"/>
        </w:rPr>
      </w:pPr>
      <w:r>
        <w:rPr>
          <w:i/>
          <w:szCs w:val="28"/>
        </w:rPr>
        <w:t>Авторизованный пользователь</w:t>
      </w:r>
      <w:r>
        <w:rPr>
          <w:szCs w:val="28"/>
        </w:rPr>
        <w:t xml:space="preserve"> – пользователь, который успешно прошел этап авторизации и получил доступ к программному комплексу.</w:t>
      </w:r>
    </w:p>
    <w:p w14:paraId="2B4DCE92" w14:textId="31E11C35" w:rsidR="00362C38" w:rsidRDefault="00362C38" w:rsidP="00362C38">
      <w:pPr>
        <w:ind w:firstLine="708"/>
        <w:rPr>
          <w:szCs w:val="28"/>
        </w:rPr>
      </w:pPr>
      <w:r>
        <w:rPr>
          <w:i/>
          <w:szCs w:val="28"/>
          <w:lang w:val="en-US"/>
        </w:rPr>
        <w:t>Web</w:t>
      </w:r>
      <w:r>
        <w:rPr>
          <w:i/>
          <w:szCs w:val="28"/>
        </w:rPr>
        <w:t xml:space="preserve">-интерфейс </w:t>
      </w:r>
      <w:r w:rsidR="004A6D16">
        <w:rPr>
          <w:szCs w:val="28"/>
        </w:rPr>
        <w:t>[</w:t>
      </w:r>
      <w:r w:rsidR="00564CA4">
        <w:rPr>
          <w:szCs w:val="28"/>
        </w:rPr>
        <w:fldChar w:fldCharType="begin"/>
      </w:r>
      <w:r w:rsidR="00564CA4">
        <w:rPr>
          <w:szCs w:val="28"/>
        </w:rPr>
        <w:instrText xml:space="preserve"> REF _Ref73978588 \r \h </w:instrText>
      </w:r>
      <w:r w:rsidR="00564CA4">
        <w:rPr>
          <w:szCs w:val="28"/>
        </w:rPr>
      </w:r>
      <w:r w:rsidR="00564CA4">
        <w:rPr>
          <w:szCs w:val="28"/>
        </w:rPr>
        <w:fldChar w:fldCharType="separate"/>
      </w:r>
      <w:r w:rsidR="00B15ECC">
        <w:rPr>
          <w:szCs w:val="28"/>
        </w:rPr>
        <w:t>1</w:t>
      </w:r>
      <w:r w:rsidR="00564CA4">
        <w:rPr>
          <w:szCs w:val="28"/>
        </w:rPr>
        <w:fldChar w:fldCharType="end"/>
      </w:r>
      <w:r w:rsidR="004A6D16">
        <w:rPr>
          <w:szCs w:val="28"/>
        </w:rPr>
        <w:t xml:space="preserve">] </w:t>
      </w:r>
      <w:r>
        <w:rPr>
          <w:szCs w:val="28"/>
        </w:rPr>
        <w:t>– веб-страница или несколько веб-страниц, позволяющие взаимодействовать с нужным сайтом, сервисом.</w:t>
      </w:r>
    </w:p>
    <w:p w14:paraId="62FA6F88" w14:textId="4459A5DA" w:rsidR="00362C38" w:rsidRDefault="00362C38" w:rsidP="00362C38">
      <w:pPr>
        <w:ind w:firstLine="708"/>
        <w:rPr>
          <w:szCs w:val="28"/>
        </w:rPr>
      </w:pPr>
      <w:r>
        <w:rPr>
          <w:i/>
          <w:szCs w:val="28"/>
          <w:lang w:val="en-US"/>
        </w:rPr>
        <w:t>API</w:t>
      </w:r>
      <w:r w:rsidRPr="00564CA4">
        <w:rPr>
          <w:i/>
          <w:szCs w:val="28"/>
        </w:rPr>
        <w:t xml:space="preserve"> (</w:t>
      </w:r>
      <w:r>
        <w:rPr>
          <w:i/>
          <w:szCs w:val="28"/>
          <w:lang w:val="en-US"/>
        </w:rPr>
        <w:t>Application</w:t>
      </w:r>
      <w:r w:rsidRPr="00564CA4">
        <w:rPr>
          <w:i/>
          <w:szCs w:val="28"/>
        </w:rPr>
        <w:t xml:space="preserve"> </w:t>
      </w:r>
      <w:r>
        <w:rPr>
          <w:i/>
          <w:szCs w:val="28"/>
          <w:lang w:val="en-US"/>
        </w:rPr>
        <w:t>programming</w:t>
      </w:r>
      <w:r w:rsidRPr="00564CA4">
        <w:rPr>
          <w:i/>
          <w:szCs w:val="28"/>
        </w:rPr>
        <w:t xml:space="preserve"> </w:t>
      </w:r>
      <w:r>
        <w:rPr>
          <w:i/>
          <w:szCs w:val="28"/>
          <w:lang w:val="en-US"/>
        </w:rPr>
        <w:t>interface</w:t>
      </w:r>
      <w:r w:rsidRPr="00564CA4">
        <w:rPr>
          <w:i/>
          <w:szCs w:val="28"/>
        </w:rPr>
        <w:t>)</w:t>
      </w:r>
      <w:r w:rsidR="004A6D16" w:rsidRPr="00564CA4">
        <w:rPr>
          <w:szCs w:val="28"/>
        </w:rPr>
        <w:t xml:space="preserve"> [</w:t>
      </w:r>
      <w:r w:rsidR="00564CA4">
        <w:rPr>
          <w:szCs w:val="28"/>
          <w:lang w:val="en-US"/>
        </w:rPr>
        <w:fldChar w:fldCharType="begin"/>
      </w:r>
      <w:r w:rsidR="00564CA4" w:rsidRPr="00564CA4">
        <w:rPr>
          <w:szCs w:val="28"/>
        </w:rPr>
        <w:instrText xml:space="preserve"> </w:instrText>
      </w:r>
      <w:r w:rsidR="00564CA4">
        <w:rPr>
          <w:szCs w:val="28"/>
          <w:lang w:val="en-US"/>
        </w:rPr>
        <w:instrText>REF</w:instrText>
      </w:r>
      <w:r w:rsidR="00564CA4" w:rsidRPr="00564CA4">
        <w:rPr>
          <w:szCs w:val="28"/>
        </w:rPr>
        <w:instrText xml:space="preserve"> _</w:instrText>
      </w:r>
      <w:r w:rsidR="00564CA4">
        <w:rPr>
          <w:szCs w:val="28"/>
          <w:lang w:val="en-US"/>
        </w:rPr>
        <w:instrText>Ref</w:instrText>
      </w:r>
      <w:r w:rsidR="00564CA4" w:rsidRPr="00564CA4">
        <w:rPr>
          <w:szCs w:val="28"/>
        </w:rPr>
        <w:instrText>73978602 \</w:instrText>
      </w:r>
      <w:r w:rsidR="00564CA4">
        <w:rPr>
          <w:szCs w:val="28"/>
          <w:lang w:val="en-US"/>
        </w:rPr>
        <w:instrText>r</w:instrText>
      </w:r>
      <w:r w:rsidR="00564CA4" w:rsidRPr="00564CA4">
        <w:rPr>
          <w:szCs w:val="28"/>
        </w:rPr>
        <w:instrText xml:space="preserve"> \</w:instrText>
      </w:r>
      <w:r w:rsidR="00564CA4">
        <w:rPr>
          <w:szCs w:val="28"/>
          <w:lang w:val="en-US"/>
        </w:rPr>
        <w:instrText>h</w:instrText>
      </w:r>
      <w:r w:rsidR="00564CA4" w:rsidRPr="00564CA4">
        <w:rPr>
          <w:szCs w:val="28"/>
        </w:rPr>
        <w:instrText xml:space="preserve"> </w:instrText>
      </w:r>
      <w:r w:rsidR="00564CA4">
        <w:rPr>
          <w:szCs w:val="28"/>
          <w:lang w:val="en-US"/>
        </w:rPr>
      </w:r>
      <w:r w:rsidR="00564CA4">
        <w:rPr>
          <w:szCs w:val="28"/>
          <w:lang w:val="en-US"/>
        </w:rPr>
        <w:fldChar w:fldCharType="separate"/>
      </w:r>
      <w:r w:rsidR="00B15ECC" w:rsidRPr="0067012E">
        <w:rPr>
          <w:szCs w:val="28"/>
        </w:rPr>
        <w:t>2</w:t>
      </w:r>
      <w:r w:rsidR="00564CA4">
        <w:rPr>
          <w:szCs w:val="28"/>
          <w:lang w:val="en-US"/>
        </w:rPr>
        <w:fldChar w:fldCharType="end"/>
      </w:r>
      <w:r w:rsidR="004A6D16">
        <w:rPr>
          <w:szCs w:val="28"/>
        </w:rPr>
        <w:t>]</w:t>
      </w:r>
      <w:r>
        <w:rPr>
          <w:szCs w:val="28"/>
        </w:rPr>
        <w:t xml:space="preserve"> – набор функций, описывающих способы взаимодействия с серверной частью разрабатываемого программного комплекса.</w:t>
      </w:r>
    </w:p>
    <w:p w14:paraId="3C95B2F6" w14:textId="30412C2D" w:rsidR="00362C38" w:rsidRDefault="00362C38" w:rsidP="00362C38">
      <w:pPr>
        <w:ind w:firstLine="708"/>
        <w:rPr>
          <w:szCs w:val="28"/>
        </w:rPr>
      </w:pPr>
      <w:r>
        <w:rPr>
          <w:i/>
          <w:szCs w:val="28"/>
        </w:rPr>
        <w:t>Электронная цифровая подпись (ЭЦП)</w:t>
      </w:r>
      <w:r>
        <w:rPr>
          <w:szCs w:val="28"/>
        </w:rPr>
        <w:t xml:space="preserve"> </w:t>
      </w:r>
      <w:r w:rsidR="004A6D16">
        <w:rPr>
          <w:szCs w:val="28"/>
        </w:rPr>
        <w:t>[</w:t>
      </w:r>
      <w:r w:rsidR="00564CA4">
        <w:rPr>
          <w:szCs w:val="28"/>
        </w:rPr>
        <w:fldChar w:fldCharType="begin"/>
      </w:r>
      <w:r w:rsidR="00564CA4">
        <w:rPr>
          <w:szCs w:val="28"/>
        </w:rPr>
        <w:instrText xml:space="preserve"> REF _Ref73978618 \r \h </w:instrText>
      </w:r>
      <w:r w:rsidR="00564CA4">
        <w:rPr>
          <w:szCs w:val="28"/>
        </w:rPr>
      </w:r>
      <w:r w:rsidR="00564CA4">
        <w:rPr>
          <w:szCs w:val="28"/>
        </w:rPr>
        <w:fldChar w:fldCharType="separate"/>
      </w:r>
      <w:r w:rsidR="00B15ECC">
        <w:rPr>
          <w:szCs w:val="28"/>
        </w:rPr>
        <w:t>3</w:t>
      </w:r>
      <w:r w:rsidR="00564CA4">
        <w:rPr>
          <w:szCs w:val="28"/>
        </w:rPr>
        <w:fldChar w:fldCharType="end"/>
      </w:r>
      <w:r w:rsidR="004A6D16">
        <w:rPr>
          <w:szCs w:val="28"/>
        </w:rPr>
        <w:t xml:space="preserve">] </w:t>
      </w:r>
      <w:r>
        <w:rPr>
          <w:szCs w:val="28"/>
        </w:rPr>
        <w:t>–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p>
    <w:p w14:paraId="55FF5930" w14:textId="2C89BCB5" w:rsidR="00362C38" w:rsidRDefault="00362C38" w:rsidP="00362C38">
      <w:pPr>
        <w:ind w:firstLine="708"/>
        <w:rPr>
          <w:szCs w:val="28"/>
        </w:rPr>
      </w:pPr>
      <w:r>
        <w:rPr>
          <w:i/>
          <w:szCs w:val="28"/>
        </w:rPr>
        <w:lastRenderedPageBreak/>
        <w:t>Сертификат ключа подписи</w:t>
      </w:r>
      <w:r>
        <w:rPr>
          <w:szCs w:val="28"/>
        </w:rPr>
        <w:t xml:space="preserve"> </w:t>
      </w:r>
      <w:r w:rsidR="004A6D16">
        <w:rPr>
          <w:szCs w:val="28"/>
        </w:rPr>
        <w:t>[</w:t>
      </w:r>
      <w:r w:rsidR="00564CA4">
        <w:rPr>
          <w:szCs w:val="28"/>
        </w:rPr>
        <w:fldChar w:fldCharType="begin"/>
      </w:r>
      <w:r w:rsidR="00564CA4">
        <w:rPr>
          <w:szCs w:val="28"/>
        </w:rPr>
        <w:instrText xml:space="preserve"> REF _Ref73978553 \r \h </w:instrText>
      </w:r>
      <w:r w:rsidR="00564CA4">
        <w:rPr>
          <w:szCs w:val="28"/>
        </w:rPr>
      </w:r>
      <w:r w:rsidR="00564CA4">
        <w:rPr>
          <w:szCs w:val="28"/>
        </w:rPr>
        <w:fldChar w:fldCharType="separate"/>
      </w:r>
      <w:r w:rsidR="00B15ECC">
        <w:rPr>
          <w:szCs w:val="28"/>
        </w:rPr>
        <w:t>4</w:t>
      </w:r>
      <w:r w:rsidR="00564CA4">
        <w:rPr>
          <w:szCs w:val="28"/>
        </w:rPr>
        <w:fldChar w:fldCharType="end"/>
      </w:r>
      <w:r w:rsidR="004A6D16">
        <w:rPr>
          <w:szCs w:val="28"/>
        </w:rPr>
        <w:t xml:space="preserve">] </w:t>
      </w:r>
      <w:r>
        <w:rPr>
          <w:szCs w:val="28"/>
        </w:rPr>
        <w:t>– документ, содержащий открытый ключ, информацию о владельце ключа, подтверждающий принадлежность открытого ключа владельцу.</w:t>
      </w:r>
    </w:p>
    <w:p w14:paraId="400D6DC4" w14:textId="77777777" w:rsidR="00362C38" w:rsidRDefault="00362C38" w:rsidP="001E2D53">
      <w:pPr>
        <w:pStyle w:val="3"/>
        <w:ind w:firstLine="0"/>
      </w:pPr>
      <w:bookmarkStart w:id="30" w:name="_Toc44341646"/>
      <w:bookmarkStart w:id="31" w:name="_Toc73469526"/>
      <w:bookmarkStart w:id="32" w:name="_Toc68534488"/>
      <w:bookmarkStart w:id="33" w:name="_Toc73879640"/>
      <w:bookmarkStart w:id="34" w:name="_Toc74085121"/>
      <w:r>
        <w:t xml:space="preserve">Процесс </w:t>
      </w:r>
      <w:bookmarkEnd w:id="30"/>
      <w:r>
        <w:t>отправки сообщения</w:t>
      </w:r>
      <w:bookmarkEnd w:id="31"/>
      <w:bookmarkEnd w:id="32"/>
      <w:bookmarkEnd w:id="33"/>
      <w:bookmarkEnd w:id="34"/>
    </w:p>
    <w:p w14:paraId="41E503F1" w14:textId="77777777" w:rsidR="00362C38" w:rsidRDefault="00362C38" w:rsidP="003761E3">
      <w:pPr>
        <w:ind w:firstLine="709"/>
      </w:pPr>
      <w:r>
        <w:t>Отправка сообщения происходит асинхронно, т.е. отправитель вовлечен в процесс только до момента подтверждения отправки.</w:t>
      </w:r>
    </w:p>
    <w:p w14:paraId="09D4F97D" w14:textId="77777777" w:rsidR="00362C38" w:rsidRDefault="00362C38" w:rsidP="003761E3">
      <w:pPr>
        <w:ind w:firstLine="709"/>
        <w:rPr>
          <w:rFonts w:cs="Times New Roman"/>
        </w:rPr>
      </w:pPr>
      <w:r>
        <w:rPr>
          <w:rFonts w:cs="Times New Roman"/>
        </w:rPr>
        <w:t>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w:t>
      </w:r>
      <w:bookmarkStart w:id="35" w:name="_GoBack"/>
      <w:bookmarkEnd w:id="35"/>
      <w:r>
        <w:rPr>
          <w:rFonts w:cs="Times New Roman"/>
        </w:rPr>
        <w:t xml:space="preserve">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нажимает кнопку отправить. </w:t>
      </w:r>
    </w:p>
    <w:p w14:paraId="4A73E815" w14:textId="77777777" w:rsidR="00362C38" w:rsidRDefault="00362C38" w:rsidP="003761E3">
      <w:pPr>
        <w:ind w:firstLine="709"/>
        <w:rPr>
          <w:rFonts w:cs="Times New Roman"/>
        </w:rPr>
      </w:pPr>
      <w:r>
        <w:rPr>
          <w:rFonts w:cs="Times New Roman"/>
        </w:rPr>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p>
    <w:p w14:paraId="6ED53AFB" w14:textId="3C7CA0CD" w:rsidR="00362C38" w:rsidRDefault="00362C38" w:rsidP="004966D1">
      <w:pPr>
        <w:ind w:firstLine="709"/>
        <w:rPr>
          <w:rFonts w:cs="Times New Roman"/>
        </w:rPr>
      </w:pPr>
      <w:r>
        <w:rPr>
          <w:rFonts w:cs="Times New Roman"/>
        </w:rPr>
        <w:t>На заключительном этапе формируется подробная информация о доставке. Эта информация заносится в журнал отправителя.</w:t>
      </w:r>
    </w:p>
    <w:p w14:paraId="1431AEA5" w14:textId="23A76724" w:rsidR="00971D68" w:rsidRDefault="00971D68" w:rsidP="004966D1">
      <w:pPr>
        <w:ind w:firstLine="709"/>
        <w:rPr>
          <w:rFonts w:cs="Times New Roman"/>
        </w:rPr>
      </w:pPr>
      <w:r>
        <w:rPr>
          <w:rFonts w:cs="Times New Roman"/>
        </w:rPr>
        <w:t>Процесс создания и отправки сообщения схематично изображен на рис. 1.1.</w:t>
      </w:r>
    </w:p>
    <w:p w14:paraId="05449264" w14:textId="25272ABD" w:rsidR="00362C38" w:rsidRDefault="00362C38" w:rsidP="00362C38">
      <w:pPr>
        <w:keepNext/>
        <w:ind w:firstLine="0"/>
        <w:jc w:val="center"/>
      </w:pPr>
      <w:r>
        <w:rPr>
          <w:noProof/>
          <w:lang w:eastAsia="ru-RU"/>
        </w:rPr>
        <w:lastRenderedPageBreak/>
        <w:drawing>
          <wp:inline distT="0" distB="0" distL="0" distR="0" wp14:anchorId="4D620318" wp14:editId="432608AA">
            <wp:extent cx="5150485" cy="8834755"/>
            <wp:effectExtent l="0" t="0" r="0" b="4445"/>
            <wp:docPr id="25" name="Рисунок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Untitled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485" cy="8834755"/>
                    </a:xfrm>
                    <a:prstGeom prst="rect">
                      <a:avLst/>
                    </a:prstGeom>
                    <a:noFill/>
                    <a:ln>
                      <a:noFill/>
                    </a:ln>
                  </pic:spPr>
                </pic:pic>
              </a:graphicData>
            </a:graphic>
          </wp:inline>
        </w:drawing>
      </w:r>
    </w:p>
    <w:p w14:paraId="32B0CCB0" w14:textId="77777777" w:rsidR="00362C38" w:rsidRDefault="00362C38" w:rsidP="00230B21">
      <w:pPr>
        <w:pStyle w:val="affffff4"/>
      </w:pPr>
      <w:r>
        <w:t>Рис. 1.1. Процесс отправки сообщения</w:t>
      </w:r>
    </w:p>
    <w:p w14:paraId="0E829429" w14:textId="77777777" w:rsidR="00362C38" w:rsidRDefault="00362C38" w:rsidP="00362C38">
      <w:pPr>
        <w:ind w:firstLine="708"/>
        <w:rPr>
          <w:szCs w:val="28"/>
        </w:rPr>
      </w:pPr>
      <w:r>
        <w:rPr>
          <w:szCs w:val="28"/>
        </w:rPr>
        <w:lastRenderedPageBreak/>
        <w:t>Выделим основные, часто встречаемые проблемы, связанные с процессом отправки сообщений.</w:t>
      </w:r>
    </w:p>
    <w:p w14:paraId="0AE6E1E3" w14:textId="77777777" w:rsidR="005A5E69" w:rsidRDefault="00362C38" w:rsidP="005A5E69">
      <w:pPr>
        <w:ind w:firstLine="708"/>
        <w:rPr>
          <w:szCs w:val="28"/>
        </w:rPr>
      </w:pPr>
      <w:r>
        <w:rPr>
          <w:szCs w:val="28"/>
        </w:rPr>
        <w:t>К техническим проблемам отправки сообщения можно отнести следующие:</w:t>
      </w:r>
    </w:p>
    <w:p w14:paraId="1F62A0EB" w14:textId="77777777" w:rsidR="005A5E69" w:rsidRDefault="005A5E69" w:rsidP="005A5E69">
      <w:pPr>
        <w:pStyle w:val="a"/>
      </w:pPr>
      <w:r>
        <w:t>на стороне сервера отправителя (указаны неверные реквизиты, сервер не настроен);</w:t>
      </w:r>
    </w:p>
    <w:p w14:paraId="25C41C02" w14:textId="77777777" w:rsidR="005A5E69" w:rsidRPr="005A5E69" w:rsidRDefault="005A5E69" w:rsidP="005A5E69">
      <w:pPr>
        <w:pStyle w:val="a"/>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61588B43" w14:textId="5EAF6C9E" w:rsidR="00362C38" w:rsidRDefault="00362C38" w:rsidP="005A5E69">
      <w:pPr>
        <w:ind w:firstLine="708"/>
        <w:rPr>
          <w:szCs w:val="28"/>
        </w:rPr>
      </w:pPr>
      <w:r>
        <w:rPr>
          <w:szCs w:val="28"/>
        </w:rPr>
        <w:t>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один из платных тарифов.</w:t>
      </w:r>
    </w:p>
    <w:p w14:paraId="1CE372D7" w14:textId="77777777" w:rsidR="00362C38" w:rsidRDefault="00362C38" w:rsidP="00E87833">
      <w:pPr>
        <w:pStyle w:val="2"/>
        <w:numPr>
          <w:ilvl w:val="1"/>
          <w:numId w:val="12"/>
        </w:numPr>
        <w:rPr>
          <w:b w:val="0"/>
          <w:szCs w:val="26"/>
        </w:rPr>
      </w:pPr>
      <w:bookmarkStart w:id="36" w:name="_Toc73469532"/>
      <w:bookmarkStart w:id="37" w:name="_Toc68534494"/>
      <w:bookmarkStart w:id="38" w:name="_Toc44341647"/>
      <w:bookmarkStart w:id="39" w:name="_Toc73879641"/>
      <w:bookmarkStart w:id="40" w:name="_Toc74085122"/>
      <w:r>
        <w:t>Обзор программ-аналогов</w:t>
      </w:r>
      <w:bookmarkEnd w:id="36"/>
      <w:bookmarkEnd w:id="37"/>
      <w:bookmarkEnd w:id="38"/>
      <w:bookmarkEnd w:id="39"/>
      <w:bookmarkEnd w:id="40"/>
    </w:p>
    <w:p w14:paraId="5CB9725A" w14:textId="77777777" w:rsidR="00362C38" w:rsidRDefault="00362C38" w:rsidP="00362C38">
      <w:pPr>
        <w:rPr>
          <w:szCs w:val="28"/>
        </w:rPr>
      </w:pPr>
      <w:r>
        <w:rPr>
          <w:szCs w:val="28"/>
        </w:rPr>
        <w:t>В ходе обзора аналогов учитывались следующие функции:</w:t>
      </w:r>
    </w:p>
    <w:p w14:paraId="5164D524" w14:textId="1075A90A" w:rsidR="00362C38" w:rsidRPr="005A5E69" w:rsidRDefault="00362C38" w:rsidP="00E87833">
      <w:pPr>
        <w:pStyle w:val="a0"/>
        <w:numPr>
          <w:ilvl w:val="0"/>
          <w:numId w:val="15"/>
        </w:numPr>
      </w:pPr>
      <w:r w:rsidRPr="005A5E69">
        <w:t>отправка сообщения;</w:t>
      </w:r>
    </w:p>
    <w:p w14:paraId="245195E1" w14:textId="2A2E9867" w:rsidR="00362C38" w:rsidRPr="005A5E69" w:rsidRDefault="00362C38" w:rsidP="00E87833">
      <w:pPr>
        <w:pStyle w:val="a0"/>
        <w:numPr>
          <w:ilvl w:val="0"/>
          <w:numId w:val="15"/>
        </w:numPr>
      </w:pPr>
      <w:r w:rsidRPr="005A5E69">
        <w:t>возможность конфигурирования способа доставки;</w:t>
      </w:r>
    </w:p>
    <w:p w14:paraId="68EF9D5F" w14:textId="77777777" w:rsidR="00362C38" w:rsidRPr="005A5E69" w:rsidRDefault="00362C38" w:rsidP="00E87833">
      <w:pPr>
        <w:pStyle w:val="a0"/>
        <w:numPr>
          <w:ilvl w:val="0"/>
          <w:numId w:val="15"/>
        </w:numPr>
      </w:pPr>
      <w:r w:rsidRPr="005A5E69">
        <w:t>наличие повторной отправки недоставленного сообщения;</w:t>
      </w:r>
    </w:p>
    <w:p w14:paraId="4B752E09" w14:textId="77777777" w:rsidR="00362C38" w:rsidRPr="005A5E69" w:rsidRDefault="00362C38" w:rsidP="00E87833">
      <w:pPr>
        <w:pStyle w:val="a0"/>
        <w:numPr>
          <w:ilvl w:val="0"/>
          <w:numId w:val="15"/>
        </w:numPr>
      </w:pPr>
      <w:r w:rsidRPr="005A5E69">
        <w:t>наличие и объем информации о доставке.</w:t>
      </w:r>
    </w:p>
    <w:p w14:paraId="6973F804" w14:textId="77777777" w:rsidR="00362C38" w:rsidRDefault="00362C38" w:rsidP="00362C38">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p>
    <w:p w14:paraId="20FEAF1C" w14:textId="53254EAD" w:rsidR="00362C38" w:rsidRDefault="00362C38" w:rsidP="00E87833">
      <w:pPr>
        <w:pStyle w:val="a0"/>
        <w:numPr>
          <w:ilvl w:val="0"/>
          <w:numId w:val="16"/>
        </w:numPr>
        <w:rPr>
          <w:lang w:val="en-US"/>
        </w:rPr>
      </w:pPr>
      <w:commentRangeStart w:id="41"/>
      <w:r>
        <w:rPr>
          <w:lang w:val="en-US"/>
        </w:rPr>
        <w:t xml:space="preserve">Amazon </w:t>
      </w:r>
      <w:commentRangeEnd w:id="41"/>
      <w:r w:rsidR="00632356">
        <w:rPr>
          <w:rStyle w:val="af1"/>
        </w:rPr>
        <w:commentReference w:id="41"/>
      </w:r>
      <w:r>
        <w:rPr>
          <w:lang w:val="en-US"/>
        </w:rPr>
        <w:t>Simple Email Service [</w:t>
      </w:r>
      <w:r w:rsidR="00564CA4">
        <w:rPr>
          <w:lang w:val="en-US"/>
        </w:rPr>
        <w:fldChar w:fldCharType="begin"/>
      </w:r>
      <w:r w:rsidR="00564CA4">
        <w:rPr>
          <w:lang w:val="en-US"/>
        </w:rPr>
        <w:instrText xml:space="preserve"> REF _Ref73978638 \r \h </w:instrText>
      </w:r>
      <w:r w:rsidR="00564CA4">
        <w:rPr>
          <w:lang w:val="en-US"/>
        </w:rPr>
      </w:r>
      <w:r w:rsidR="00564CA4">
        <w:rPr>
          <w:lang w:val="en-US"/>
        </w:rPr>
        <w:fldChar w:fldCharType="separate"/>
      </w:r>
      <w:r w:rsidR="00B15ECC">
        <w:rPr>
          <w:lang w:val="en-US"/>
        </w:rPr>
        <w:t>5</w:t>
      </w:r>
      <w:r w:rsidR="00564CA4">
        <w:rPr>
          <w:lang w:val="en-US"/>
        </w:rPr>
        <w:fldChar w:fldCharType="end"/>
      </w:r>
      <w:r>
        <w:rPr>
          <w:lang w:val="en-US"/>
        </w:rPr>
        <w:t>];</w:t>
      </w:r>
    </w:p>
    <w:p w14:paraId="65909019" w14:textId="3E4AC011" w:rsidR="00362C38" w:rsidRPr="003414FE" w:rsidRDefault="00830825" w:rsidP="00E87833">
      <w:pPr>
        <w:pStyle w:val="a0"/>
        <w:numPr>
          <w:ilvl w:val="0"/>
          <w:numId w:val="16"/>
        </w:numPr>
      </w:pPr>
      <w:r>
        <w:rPr>
          <w:lang w:val="en-US"/>
        </w:rPr>
        <w:t>Sendpulse</w:t>
      </w:r>
      <w:r w:rsidR="00362C38" w:rsidRPr="003414FE">
        <w:t xml:space="preserve"> [</w:t>
      </w:r>
      <w:r w:rsidR="00564CA4">
        <w:fldChar w:fldCharType="begin"/>
      </w:r>
      <w:r w:rsidR="00564CA4">
        <w:instrText xml:space="preserve"> REF _Ref73978652 \r \h </w:instrText>
      </w:r>
      <w:r w:rsidR="00564CA4">
        <w:fldChar w:fldCharType="separate"/>
      </w:r>
      <w:r w:rsidR="00B15ECC">
        <w:t>27</w:t>
      </w:r>
      <w:r w:rsidR="00564CA4">
        <w:fldChar w:fldCharType="end"/>
      </w:r>
      <w:r w:rsidR="00362C38" w:rsidRPr="003414FE">
        <w:t>];</w:t>
      </w:r>
    </w:p>
    <w:p w14:paraId="75F5017F" w14:textId="11655730" w:rsidR="00362C38" w:rsidRPr="003414FE" w:rsidRDefault="00362C38" w:rsidP="00E87833">
      <w:pPr>
        <w:pStyle w:val="a0"/>
        <w:numPr>
          <w:ilvl w:val="0"/>
          <w:numId w:val="16"/>
        </w:numPr>
      </w:pPr>
      <w:r>
        <w:rPr>
          <w:lang w:val="en-US"/>
        </w:rPr>
        <w:t>Tin</w:t>
      </w:r>
      <w:r w:rsidRPr="003414FE">
        <w:t>-</w:t>
      </w:r>
      <w:r>
        <w:rPr>
          <w:lang w:val="en-US"/>
        </w:rPr>
        <w:t>cat</w:t>
      </w:r>
      <w:r w:rsidRPr="003414FE">
        <w:t xml:space="preserve"> [</w:t>
      </w:r>
      <w:r w:rsidR="00564CA4">
        <w:fldChar w:fldCharType="begin"/>
      </w:r>
      <w:r w:rsidR="00564CA4">
        <w:instrText xml:space="preserve"> REF _Ref73978678 \r \h </w:instrText>
      </w:r>
      <w:r w:rsidR="00564CA4">
        <w:fldChar w:fldCharType="separate"/>
      </w:r>
      <w:r w:rsidR="00B15ECC">
        <w:t>7</w:t>
      </w:r>
      <w:r w:rsidR="00564CA4">
        <w:fldChar w:fldCharType="end"/>
      </w:r>
      <w:r w:rsidRPr="003414FE">
        <w:t>]</w:t>
      </w:r>
      <w:r>
        <w:t>.</w:t>
      </w:r>
    </w:p>
    <w:p w14:paraId="53474CFD" w14:textId="77777777" w:rsidR="00362C38" w:rsidRDefault="00362C38" w:rsidP="001E2D53">
      <w:pPr>
        <w:pStyle w:val="3"/>
        <w:ind w:firstLine="0"/>
      </w:pPr>
      <w:bookmarkStart w:id="42" w:name="_Toc73469533"/>
      <w:bookmarkStart w:id="43" w:name="_Toc68534495"/>
      <w:bookmarkStart w:id="44" w:name="_Toc73879642"/>
      <w:bookmarkStart w:id="45" w:name="_Toc74085123"/>
      <w:r>
        <w:t>Amazon SES</w:t>
      </w:r>
      <w:bookmarkEnd w:id="42"/>
      <w:bookmarkEnd w:id="43"/>
      <w:bookmarkEnd w:id="44"/>
      <w:bookmarkEnd w:id="45"/>
    </w:p>
    <w:p w14:paraId="71615675" w14:textId="4A38CCB8" w:rsidR="00362C38" w:rsidRDefault="00362C38" w:rsidP="00362C38">
      <w:pPr>
        <w:rPr>
          <w:szCs w:val="28"/>
        </w:rPr>
      </w:pPr>
      <w:r w:rsidRPr="003414FE">
        <w:rPr>
          <w:szCs w:val="28"/>
          <w:lang w:val="en-US"/>
        </w:rPr>
        <w:t>Amazon</w:t>
      </w:r>
      <w:r w:rsidRPr="0058150C">
        <w:rPr>
          <w:szCs w:val="28"/>
        </w:rPr>
        <w:t xml:space="preserve"> </w:t>
      </w:r>
      <w:r w:rsidRPr="003414FE">
        <w:rPr>
          <w:szCs w:val="28"/>
          <w:lang w:val="en-US"/>
        </w:rPr>
        <w:t>Simple</w:t>
      </w:r>
      <w:r w:rsidRPr="0058150C">
        <w:rPr>
          <w:szCs w:val="28"/>
        </w:rPr>
        <w:t xml:space="preserve"> </w:t>
      </w:r>
      <w:r w:rsidRPr="003414FE">
        <w:rPr>
          <w:szCs w:val="28"/>
          <w:lang w:val="en-US"/>
        </w:rPr>
        <w:t>Email</w:t>
      </w:r>
      <w:r w:rsidRPr="0058150C">
        <w:rPr>
          <w:szCs w:val="28"/>
        </w:rPr>
        <w:t xml:space="preserve"> </w:t>
      </w:r>
      <w:r w:rsidRPr="003414FE">
        <w:rPr>
          <w:szCs w:val="28"/>
          <w:lang w:val="en-US"/>
        </w:rPr>
        <w:t>Service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73978638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r w:rsidR="00B15ECC" w:rsidRPr="0067012E">
        <w:rPr>
          <w:szCs w:val="28"/>
        </w:rPr>
        <w:t>5</w:t>
      </w:r>
      <w:r w:rsidR="00564CA4">
        <w:rPr>
          <w:szCs w:val="28"/>
          <w:lang w:val="en-US"/>
        </w:rPr>
        <w:fldChar w:fldCharType="end"/>
      </w:r>
      <w:r>
        <w:rPr>
          <w:szCs w:val="28"/>
        </w:rPr>
        <w:t xml:space="preserve">] –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362C38">
        <w:rPr>
          <w:szCs w:val="28"/>
        </w:rPr>
        <w:t xml:space="preserve"> </w:t>
      </w:r>
      <w:r>
        <w:rPr>
          <w:szCs w:val="28"/>
          <w:lang w:val="en-US"/>
        </w:rPr>
        <w:t>SES</w:t>
      </w:r>
      <w:r w:rsidRPr="00362C38">
        <w:rPr>
          <w:szCs w:val="28"/>
        </w:rPr>
        <w:t xml:space="preserve"> </w:t>
      </w:r>
      <w:r>
        <w:rPr>
          <w:szCs w:val="28"/>
        </w:rPr>
        <w:t xml:space="preserve">предоставляет гибкую конфигурацию, в том числе возможность выбрать </w:t>
      </w:r>
      <w:r>
        <w:rPr>
          <w:szCs w:val="28"/>
        </w:rPr>
        <w:lastRenderedPageBreak/>
        <w:t>несколько вариантов использования электронной почты, включая отправку транзакций, маркетинговых писем или выполнение массовой рассылки.</w:t>
      </w:r>
    </w:p>
    <w:p w14:paraId="3E3EAA75" w14:textId="77777777" w:rsidR="00362C38" w:rsidRDefault="00362C38" w:rsidP="00362C38">
      <w:pPr>
        <w:rPr>
          <w:szCs w:val="28"/>
        </w:rPr>
      </w:pPr>
      <w:r>
        <w:rPr>
          <w:szCs w:val="28"/>
          <w:lang w:val="en-US"/>
        </w:rPr>
        <w:t>Amazon</w:t>
      </w:r>
      <w:r w:rsidRPr="00362C38">
        <w:rPr>
          <w:szCs w:val="28"/>
        </w:rPr>
        <w:t xml:space="preserve"> </w:t>
      </w:r>
      <w:r>
        <w:rPr>
          <w:szCs w:val="28"/>
          <w:lang w:val="en-US"/>
        </w:rPr>
        <w:t>SES</w:t>
      </w:r>
      <w:r>
        <w:rPr>
          <w:szCs w:val="28"/>
        </w:rPr>
        <w:t xml:space="preserve"> обладает целым рядом сильных сторон:</w:t>
      </w:r>
    </w:p>
    <w:p w14:paraId="051E3056" w14:textId="6B04D46F" w:rsidR="00362C38" w:rsidRDefault="00362C38" w:rsidP="00E87833">
      <w:pPr>
        <w:pStyle w:val="a0"/>
        <w:numPr>
          <w:ilvl w:val="0"/>
          <w:numId w:val="17"/>
        </w:numPr>
      </w:pPr>
      <w:r>
        <w:t>быстрая интеграция;</w:t>
      </w:r>
    </w:p>
    <w:p w14:paraId="723100F2" w14:textId="381F7475" w:rsidR="00362C38" w:rsidRDefault="00362C38" w:rsidP="00E87833">
      <w:pPr>
        <w:pStyle w:val="a0"/>
        <w:numPr>
          <w:ilvl w:val="0"/>
          <w:numId w:val="17"/>
        </w:numPr>
      </w:pPr>
      <w:r>
        <w:t>эффективная отправка сообщений;</w:t>
      </w:r>
    </w:p>
    <w:p w14:paraId="5CFE3C79" w14:textId="77777777" w:rsidR="00362C38" w:rsidRDefault="00362C38" w:rsidP="00E87833">
      <w:pPr>
        <w:pStyle w:val="a0"/>
        <w:numPr>
          <w:ilvl w:val="0"/>
          <w:numId w:val="17"/>
        </w:numPr>
      </w:pPr>
      <w:r>
        <w:t>оптимизация доставки;</w:t>
      </w:r>
    </w:p>
    <w:p w14:paraId="2062D1D7" w14:textId="77777777" w:rsidR="00362C38" w:rsidRDefault="00362C38" w:rsidP="00E87833">
      <w:pPr>
        <w:pStyle w:val="a0"/>
        <w:numPr>
          <w:ilvl w:val="0"/>
          <w:numId w:val="17"/>
        </w:numPr>
      </w:pPr>
      <w:r>
        <w:t>безопасное масштабирование.</w:t>
      </w:r>
    </w:p>
    <w:p w14:paraId="0A18DD75" w14:textId="77777777" w:rsidR="00362C38" w:rsidRDefault="00362C38" w:rsidP="00362C38">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76F47564" w14:textId="77777777" w:rsidR="00362C38" w:rsidRDefault="00362C38" w:rsidP="00362C38">
      <w:pPr>
        <w:rPr>
          <w:szCs w:val="28"/>
        </w:rPr>
      </w:pPr>
      <w:r>
        <w:rPr>
          <w:szCs w:val="28"/>
        </w:rPr>
        <w:t xml:space="preserve">При этом </w:t>
      </w:r>
      <w:r>
        <w:rPr>
          <w:szCs w:val="28"/>
          <w:lang w:val="en-US"/>
        </w:rPr>
        <w:t>Amazon</w:t>
      </w:r>
      <w:r w:rsidRPr="00362C38">
        <w:rPr>
          <w:szCs w:val="28"/>
        </w:rPr>
        <w:t xml:space="preserve"> </w:t>
      </w:r>
      <w:r>
        <w:rPr>
          <w:szCs w:val="28"/>
          <w:lang w:val="en-US"/>
        </w:rPr>
        <w:t>SES</w:t>
      </w:r>
      <w:r>
        <w:rPr>
          <w:szCs w:val="28"/>
        </w:rPr>
        <w:t xml:space="preserve"> не лишен недостатков:</w:t>
      </w:r>
    </w:p>
    <w:p w14:paraId="1B487DC2" w14:textId="452F1B6C" w:rsidR="00362C38" w:rsidRDefault="00362C38" w:rsidP="00E87833">
      <w:pPr>
        <w:pStyle w:val="a0"/>
        <w:numPr>
          <w:ilvl w:val="0"/>
          <w:numId w:val="18"/>
        </w:numPr>
      </w:pPr>
      <w:r>
        <w:t>скорость отправки сообщений снижена из-за сложного алгоритма определения пути доставки;</w:t>
      </w:r>
    </w:p>
    <w:p w14:paraId="460BD9CB" w14:textId="458DAED2" w:rsidR="00830825" w:rsidRDefault="00362C38" w:rsidP="00E87833">
      <w:pPr>
        <w:pStyle w:val="a0"/>
        <w:numPr>
          <w:ilvl w:val="0"/>
          <w:numId w:val="18"/>
        </w:numPr>
      </w:pPr>
      <w:r>
        <w:t>относительная ненадежность (в случае неудачной доставки сервис лишь попытается поменять маршрут доставки).</w:t>
      </w:r>
    </w:p>
    <w:p w14:paraId="19D88FE1" w14:textId="0CB63FAB" w:rsidR="00830825" w:rsidRPr="001E2D53" w:rsidRDefault="00830825" w:rsidP="001E2D53">
      <w:pPr>
        <w:pStyle w:val="3"/>
        <w:ind w:firstLine="0"/>
        <w:rPr>
          <w:lang w:val="en-US"/>
        </w:rPr>
      </w:pPr>
      <w:bookmarkStart w:id="46" w:name="_Toc74085124"/>
      <w:r>
        <w:t>Send</w:t>
      </w:r>
      <w:r w:rsidRPr="001E2D53">
        <w:rPr>
          <w:lang w:val="en-US"/>
        </w:rPr>
        <w:t>pulse</w:t>
      </w:r>
      <w:bookmarkEnd w:id="46"/>
    </w:p>
    <w:p w14:paraId="46B546A2" w14:textId="638DE22C" w:rsidR="00830825" w:rsidRDefault="00830825" w:rsidP="00830825">
      <w:r>
        <w:rPr>
          <w:lang w:val="en-US"/>
        </w:rPr>
        <w:t>Sendpulse</w:t>
      </w:r>
      <w:r w:rsidRPr="00830825">
        <w:t xml:space="preserve"> [</w:t>
      </w:r>
      <w:r w:rsidR="00564CA4">
        <w:fldChar w:fldCharType="begin"/>
      </w:r>
      <w:r w:rsidR="00564CA4">
        <w:instrText xml:space="preserve"> REF _Ref73978652 \r \h </w:instrText>
      </w:r>
      <w:r w:rsidR="00564CA4">
        <w:fldChar w:fldCharType="separate"/>
      </w:r>
      <w:r w:rsidR="00B15ECC">
        <w:t>27</w:t>
      </w:r>
      <w:r w:rsidR="00564CA4">
        <w:fldChar w:fldCharType="end"/>
      </w:r>
      <w:r>
        <w:t xml:space="preserve">] </w:t>
      </w:r>
      <w:r>
        <w:rPr>
          <w:szCs w:val="28"/>
        </w:rPr>
        <w:t xml:space="preserve">– </w:t>
      </w:r>
      <w:r w:rsidRPr="00830825">
        <w:t>сервис</w:t>
      </w:r>
      <w:r>
        <w:t>, с помощью которого можно создавать и распространять рассылки</w:t>
      </w:r>
      <w:r w:rsidRPr="00830825">
        <w:t xml:space="preserve"> </w:t>
      </w:r>
      <w:r>
        <w:rPr>
          <w:lang w:val="en-US"/>
        </w:rPr>
        <w:t>E</w:t>
      </w:r>
      <w:r w:rsidRPr="00830825">
        <w:t>-</w:t>
      </w:r>
      <w:r>
        <w:rPr>
          <w:lang w:val="en-US"/>
        </w:rPr>
        <w:t>mail</w:t>
      </w:r>
      <w:r w:rsidRPr="00830825">
        <w:t xml:space="preserve"> </w:t>
      </w:r>
      <w:r>
        <w:t xml:space="preserve">и </w:t>
      </w:r>
      <w:r>
        <w:rPr>
          <w:lang w:val="en-US"/>
        </w:rPr>
        <w:t>SMS</w:t>
      </w:r>
      <w:r>
        <w:t>-сообщений</w:t>
      </w:r>
      <w:r w:rsidRPr="00830825">
        <w:t>.</w:t>
      </w:r>
    </w:p>
    <w:p w14:paraId="2BD4504E" w14:textId="49ACFA2A" w:rsidR="00830825" w:rsidRDefault="00830825" w:rsidP="00830825">
      <w:r>
        <w:t>Сервис предлагает следующие возможности:</w:t>
      </w:r>
    </w:p>
    <w:p w14:paraId="65AF3006" w14:textId="77777777" w:rsidR="00830825" w:rsidRDefault="00830825" w:rsidP="00830825">
      <w:pPr>
        <w:pStyle w:val="a"/>
      </w:pPr>
      <w:r>
        <w:t>возможность рассылать различные типы сообщений: по электронной почте, через мессенджеры, в виде смс или Push-сообщений;</w:t>
      </w:r>
    </w:p>
    <w:p w14:paraId="0CD25124" w14:textId="77777777" w:rsidR="00830825" w:rsidRDefault="00830825" w:rsidP="00830825">
      <w:pPr>
        <w:pStyle w:val="a"/>
      </w:pPr>
      <w:r>
        <w:t>интегрирование работы с мессенджерами Facebook и Viber;</w:t>
      </w:r>
    </w:p>
    <w:p w14:paraId="7B7F8853" w14:textId="77777777" w:rsidR="00830825" w:rsidRDefault="00830825" w:rsidP="00830825">
      <w:pPr>
        <w:pStyle w:val="a"/>
      </w:pPr>
      <w:r>
        <w:t>удобный конструктор, который сочетает богатые возможности с простотой использования;</w:t>
      </w:r>
    </w:p>
    <w:p w14:paraId="669DC578" w14:textId="77777777" w:rsidR="00830825" w:rsidRDefault="00830825" w:rsidP="00830825">
      <w:pPr>
        <w:pStyle w:val="a"/>
      </w:pPr>
      <w:r>
        <w:t>130 шаблонов для рассылаемых писем;</w:t>
      </w:r>
    </w:p>
    <w:p w14:paraId="4DAD8D65" w14:textId="0759666E" w:rsidR="00830825" w:rsidRDefault="00EA1425" w:rsidP="00830825">
      <w:pPr>
        <w:pStyle w:val="a"/>
      </w:pPr>
      <w:r>
        <w:t>в</w:t>
      </w:r>
      <w:r w:rsidR="00830825">
        <w:t>озможность</w:t>
      </w:r>
      <w:r>
        <w:t xml:space="preserve"> автоматизации </w:t>
      </w:r>
      <w:r w:rsidR="00830825">
        <w:t>сложных процедур;</w:t>
      </w:r>
    </w:p>
    <w:p w14:paraId="16163EC0" w14:textId="77777777" w:rsidR="00830825" w:rsidRDefault="00830825" w:rsidP="00830825">
      <w:pPr>
        <w:pStyle w:val="a"/>
      </w:pPr>
      <w:r>
        <w:t>средства для проведения сегментации и персонализации;</w:t>
      </w:r>
    </w:p>
    <w:p w14:paraId="6E72042B" w14:textId="77777777" w:rsidR="00830825" w:rsidRDefault="00830825" w:rsidP="00830825">
      <w:pPr>
        <w:pStyle w:val="a"/>
      </w:pPr>
      <w:r>
        <w:t>возможность работы с 40 сервисами;</w:t>
      </w:r>
    </w:p>
    <w:p w14:paraId="2716DD35" w14:textId="77777777" w:rsidR="00830825" w:rsidRDefault="00830825" w:rsidP="00830825">
      <w:pPr>
        <w:pStyle w:val="a"/>
      </w:pPr>
      <w:r>
        <w:t>продуманная и удобная админ-панель;</w:t>
      </w:r>
    </w:p>
    <w:p w14:paraId="33311033" w14:textId="77777777" w:rsidR="00830825" w:rsidRDefault="00830825" w:rsidP="00830825">
      <w:pPr>
        <w:pStyle w:val="a"/>
      </w:pPr>
      <w:r>
        <w:t>бесплатный тариф, который подойдет тем, кто делает первые шаги.</w:t>
      </w:r>
    </w:p>
    <w:p w14:paraId="0C05EF3C" w14:textId="254ECA03" w:rsidR="00830825" w:rsidRDefault="00EA1425" w:rsidP="00830825">
      <w:r>
        <w:lastRenderedPageBreak/>
        <w:t>Достоинства сервиса:</w:t>
      </w:r>
    </w:p>
    <w:p w14:paraId="7E4CCD88" w14:textId="77777777" w:rsidR="00EA1425" w:rsidRPr="00EA1425" w:rsidRDefault="00EA1425" w:rsidP="00EA1425">
      <w:pPr>
        <w:pStyle w:val="a"/>
        <w:rPr>
          <w:lang w:eastAsia="ru-RU"/>
        </w:rPr>
      </w:pPr>
      <w:r w:rsidRPr="00EA1425">
        <w:rPr>
          <w:lang w:eastAsia="ru-RU"/>
        </w:rPr>
        <w:t>возможность автоматизации сложных процессов работы;</w:t>
      </w:r>
    </w:p>
    <w:p w14:paraId="6375D284" w14:textId="77777777" w:rsidR="00EA1425" w:rsidRPr="00EA1425" w:rsidRDefault="00EA1425" w:rsidP="00EA1425">
      <w:pPr>
        <w:pStyle w:val="a"/>
        <w:rPr>
          <w:lang w:eastAsia="ru-RU"/>
        </w:rPr>
      </w:pPr>
      <w:r w:rsidRPr="00EA1425">
        <w:rPr>
          <w:lang w:eastAsia="ru-RU"/>
        </w:rPr>
        <w:t>удобный встроенный блочный конструктор;</w:t>
      </w:r>
    </w:p>
    <w:p w14:paraId="3A19F263" w14:textId="77777777" w:rsidR="00EA1425" w:rsidRPr="00EA1425" w:rsidRDefault="00EA1425" w:rsidP="00EA1425">
      <w:pPr>
        <w:pStyle w:val="a"/>
        <w:rPr>
          <w:lang w:eastAsia="ru-RU"/>
        </w:rPr>
      </w:pPr>
      <w:r w:rsidRPr="00EA1425">
        <w:rPr>
          <w:lang w:eastAsia="ru-RU"/>
        </w:rPr>
        <w:t>много встроенных возможностей;</w:t>
      </w:r>
    </w:p>
    <w:p w14:paraId="1074910A" w14:textId="77777777" w:rsidR="00EA1425" w:rsidRPr="00EA1425" w:rsidRDefault="00EA1425" w:rsidP="00EA1425">
      <w:pPr>
        <w:pStyle w:val="a"/>
        <w:rPr>
          <w:lang w:eastAsia="ru-RU"/>
        </w:rPr>
      </w:pPr>
      <w:r w:rsidRPr="00EA1425">
        <w:rPr>
          <w:lang w:eastAsia="ru-RU"/>
        </w:rPr>
        <w:t>работа с различными типами рассылок;</w:t>
      </w:r>
    </w:p>
    <w:p w14:paraId="62ECF4A3" w14:textId="77777777" w:rsidR="00EA1425" w:rsidRPr="00EA1425" w:rsidRDefault="00EA1425" w:rsidP="00EA1425">
      <w:pPr>
        <w:pStyle w:val="a"/>
        <w:rPr>
          <w:lang w:eastAsia="ru-RU"/>
        </w:rPr>
      </w:pPr>
      <w:r w:rsidRPr="00EA1425">
        <w:rPr>
          <w:lang w:eastAsia="ru-RU"/>
        </w:rPr>
        <w:t>гибкие и недорогие тарифы, возможность бесплатной работы.</w:t>
      </w:r>
    </w:p>
    <w:p w14:paraId="5E613751" w14:textId="00AB9F1C" w:rsidR="00EA1425" w:rsidRDefault="00EA1425" w:rsidP="00EA1425">
      <w:pPr>
        <w:rPr>
          <w:rFonts w:ascii="MuseoSansCyrl" w:hAnsi="MuseoSansCyrl"/>
          <w:sz w:val="27"/>
          <w:szCs w:val="27"/>
          <w:shd w:val="clear" w:color="auto" w:fill="FFFFFF"/>
        </w:rPr>
      </w:pPr>
      <w:r>
        <w:rPr>
          <w:rFonts w:ascii="MuseoSansCyrl" w:hAnsi="MuseoSansCyrl"/>
          <w:sz w:val="27"/>
          <w:szCs w:val="27"/>
          <w:shd w:val="clear" w:color="auto" w:fill="FFFFFF"/>
        </w:rPr>
        <w:t>Недостатки SendPulse:</w:t>
      </w:r>
    </w:p>
    <w:p w14:paraId="595A04D9" w14:textId="77777777" w:rsidR="00EA1425" w:rsidRPr="00EA1425" w:rsidRDefault="00EA1425" w:rsidP="00EA1425">
      <w:pPr>
        <w:pStyle w:val="a"/>
        <w:rPr>
          <w:lang w:eastAsia="ru-RU"/>
        </w:rPr>
      </w:pPr>
      <w:r w:rsidRPr="00EA1425">
        <w:rPr>
          <w:lang w:eastAsia="ru-RU"/>
        </w:rPr>
        <w:t>мало подписчиков на бесплатном тарифе;</w:t>
      </w:r>
    </w:p>
    <w:p w14:paraId="6D78E7F3" w14:textId="56951450" w:rsidR="00EA1425" w:rsidRDefault="00EA1425" w:rsidP="00EA1425">
      <w:pPr>
        <w:pStyle w:val="a"/>
        <w:rPr>
          <w:lang w:eastAsia="ru-RU"/>
        </w:rPr>
      </w:pPr>
      <w:r w:rsidRPr="00EA1425">
        <w:rPr>
          <w:lang w:eastAsia="ru-RU"/>
        </w:rPr>
        <w:t>медленная работа техподдержки;</w:t>
      </w:r>
    </w:p>
    <w:p w14:paraId="3039289D" w14:textId="1C9232AB" w:rsidR="00EA1425" w:rsidRPr="00EA1425" w:rsidRDefault="00EA1425" w:rsidP="00EA1425">
      <w:pPr>
        <w:pStyle w:val="a"/>
        <w:rPr>
          <w:lang w:eastAsia="ru-RU"/>
        </w:rPr>
      </w:pPr>
      <w:r>
        <w:rPr>
          <w:lang w:eastAsia="ru-RU"/>
        </w:rPr>
        <w:t xml:space="preserve">часто изменяющееся </w:t>
      </w:r>
      <w:r>
        <w:rPr>
          <w:lang w:val="en-US" w:eastAsia="ru-RU"/>
        </w:rPr>
        <w:t>API</w:t>
      </w:r>
      <w:r>
        <w:rPr>
          <w:lang w:eastAsia="ru-RU"/>
        </w:rPr>
        <w:t>, из-за которого может страдать обратная совместимость;</w:t>
      </w:r>
    </w:p>
    <w:p w14:paraId="18A5DB02" w14:textId="50D81405" w:rsidR="00EA1425" w:rsidRDefault="00EA1425" w:rsidP="00EA1425">
      <w:pPr>
        <w:pStyle w:val="a"/>
        <w:rPr>
          <w:lang w:eastAsia="ru-RU"/>
        </w:rPr>
      </w:pPr>
      <w:r w:rsidRPr="00EA1425">
        <w:rPr>
          <w:lang w:eastAsia="ru-RU"/>
        </w:rPr>
        <w:t>мало возможност</w:t>
      </w:r>
      <w:r>
        <w:rPr>
          <w:lang w:eastAsia="ru-RU"/>
        </w:rPr>
        <w:t>ей для создания писем-триггеров;</w:t>
      </w:r>
    </w:p>
    <w:p w14:paraId="0C84D7AA" w14:textId="406D409F" w:rsidR="00EA1425" w:rsidRPr="00830825" w:rsidRDefault="00EA1425" w:rsidP="00EA1425">
      <w:pPr>
        <w:pStyle w:val="a"/>
        <w:rPr>
          <w:lang w:eastAsia="ru-RU"/>
        </w:rPr>
      </w:pPr>
      <w:r>
        <w:rPr>
          <w:lang w:eastAsia="ru-RU"/>
        </w:rPr>
        <w:t>если получатель пометил сообщение как «Спам», то сервис может блокировать аккаунт отправителя и приостанавливать дальнейшую рассылку.</w:t>
      </w:r>
    </w:p>
    <w:p w14:paraId="5018C73A" w14:textId="77777777" w:rsidR="00362C38" w:rsidRPr="001E2D53" w:rsidRDefault="00362C38" w:rsidP="001E2D53">
      <w:pPr>
        <w:pStyle w:val="3"/>
        <w:ind w:firstLine="0"/>
        <w:rPr>
          <w:lang w:val="en-US"/>
        </w:rPr>
      </w:pPr>
      <w:bookmarkStart w:id="47" w:name="_Toc73469535"/>
      <w:bookmarkStart w:id="48" w:name="_Toc68534497"/>
      <w:bookmarkStart w:id="49" w:name="_Toc73879644"/>
      <w:bookmarkStart w:id="50" w:name="_Toc74085125"/>
      <w:r w:rsidRPr="001E2D53">
        <w:rPr>
          <w:lang w:val="en-US"/>
        </w:rPr>
        <w:t>Tin-cat email queue</w:t>
      </w:r>
      <w:bookmarkEnd w:id="47"/>
      <w:bookmarkEnd w:id="48"/>
      <w:bookmarkEnd w:id="49"/>
      <w:bookmarkEnd w:id="50"/>
    </w:p>
    <w:p w14:paraId="619FE139" w14:textId="60E9076B" w:rsidR="00362C38" w:rsidRDefault="00362C38" w:rsidP="00362C38">
      <w:pPr>
        <w:ind w:firstLine="708"/>
        <w:rPr>
          <w:szCs w:val="28"/>
        </w:rPr>
      </w:pPr>
      <w:r>
        <w:rPr>
          <w:szCs w:val="28"/>
          <w:lang w:val="en-US"/>
        </w:rPr>
        <w:t>Tin</w:t>
      </w:r>
      <w:r w:rsidRPr="0058150C">
        <w:rPr>
          <w:szCs w:val="28"/>
        </w:rPr>
        <w:t>-</w:t>
      </w:r>
      <w:r>
        <w:rPr>
          <w:szCs w:val="28"/>
          <w:lang w:val="en-US"/>
        </w:rPr>
        <w:t>cat</w:t>
      </w:r>
      <w:r w:rsidRPr="0058150C">
        <w:rPr>
          <w:szCs w:val="28"/>
        </w:rPr>
        <w:t xml:space="preserve"> </w:t>
      </w:r>
      <w:r>
        <w:rPr>
          <w:szCs w:val="28"/>
          <w:lang w:val="en-US"/>
        </w:rPr>
        <w:t>email</w:t>
      </w:r>
      <w:r w:rsidRPr="0058150C">
        <w:rPr>
          <w:szCs w:val="28"/>
        </w:rPr>
        <w:t xml:space="preserve"> </w:t>
      </w:r>
      <w:r>
        <w:rPr>
          <w:szCs w:val="28"/>
          <w:lang w:val="en-US"/>
        </w:rPr>
        <w:t>queue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73978678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r w:rsidR="00B15ECC" w:rsidRPr="0067012E">
        <w:rPr>
          <w:szCs w:val="28"/>
        </w:rPr>
        <w:t>7</w:t>
      </w:r>
      <w:r w:rsidR="00564CA4">
        <w:rPr>
          <w:szCs w:val="28"/>
          <w:lang w:val="en-US"/>
        </w:rPr>
        <w:fldChar w:fldCharType="end"/>
      </w:r>
      <w:r>
        <w:rPr>
          <w:szCs w:val="28"/>
        </w:rPr>
        <w:t>] – 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4D9029CA"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E9FFB4F" w14:textId="77777777" w:rsidR="00362C38" w:rsidRDefault="00362C38" w:rsidP="00362C38">
      <w:pPr>
        <w:ind w:firstLine="708"/>
        <w:rPr>
          <w:szCs w:val="28"/>
        </w:rPr>
      </w:pPr>
      <w:r>
        <w:rPr>
          <w:szCs w:val="28"/>
        </w:rPr>
        <w:t xml:space="preserve">Данная система является примером асинхронной отправки сообщений. </w:t>
      </w:r>
    </w:p>
    <w:p w14:paraId="4A78BFC5" w14:textId="77777777" w:rsidR="00362C38" w:rsidRDefault="00362C38" w:rsidP="00362C38">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конфигурацию данного сервиса (например, невозможность, регулировать интервал отправки сообщений).</w:t>
      </w:r>
    </w:p>
    <w:p w14:paraId="1561B9A4" w14:textId="77777777" w:rsidR="00362C38" w:rsidRDefault="00362C38" w:rsidP="001E2D53">
      <w:pPr>
        <w:pStyle w:val="3"/>
        <w:ind w:firstLine="0"/>
      </w:pPr>
      <w:bookmarkStart w:id="51" w:name="_Toc73469536"/>
      <w:bookmarkStart w:id="52" w:name="_Toc68534498"/>
      <w:bookmarkStart w:id="53" w:name="_Toc73879645"/>
      <w:bookmarkStart w:id="54" w:name="_Toc74085126"/>
      <w:r>
        <w:lastRenderedPageBreak/>
        <w:t>Сравнение</w:t>
      </w:r>
      <w:bookmarkEnd w:id="51"/>
      <w:bookmarkEnd w:id="52"/>
      <w:bookmarkEnd w:id="53"/>
      <w:bookmarkEnd w:id="54"/>
    </w:p>
    <w:p w14:paraId="611B9095" w14:textId="77777777" w:rsidR="00362C38" w:rsidRDefault="00362C38" w:rsidP="00362C38">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t xml:space="preserve"> </w:t>
      </w:r>
    </w:p>
    <w:p w14:paraId="79869352" w14:textId="77777777" w:rsidR="00362C38" w:rsidRDefault="00362C38" w:rsidP="00362C38">
      <w:r>
        <w:t>Итоговое сравнение программ-аналогов представлено в таблице 1.1.</w:t>
      </w:r>
    </w:p>
    <w:p w14:paraId="3ACE9FE9" w14:textId="77777777" w:rsidR="00362C38" w:rsidRDefault="00362C38" w:rsidP="00362C38">
      <w:r>
        <w:t xml:space="preserve">Знаком «+» обозначены преимущества соответствующих программ-аналогов, а знаком «-» недостатки (в рамках темы курсовой работы). </w:t>
      </w:r>
    </w:p>
    <w:p w14:paraId="23D96F82" w14:textId="77777777" w:rsidR="00362C38" w:rsidRDefault="00362C38" w:rsidP="00362C38">
      <w:pPr>
        <w:jc w:val="right"/>
      </w:pPr>
      <w:r>
        <w:t>Таблица 1.1.</w:t>
      </w:r>
    </w:p>
    <w:p w14:paraId="67979B1A" w14:textId="77777777" w:rsidR="00362C38" w:rsidRDefault="00362C38" w:rsidP="00230B21">
      <w:pPr>
        <w:pStyle w:val="affffff4"/>
      </w:pPr>
      <w:r>
        <w:t>Сравнение программ-аналогов</w:t>
      </w:r>
    </w:p>
    <w:tbl>
      <w:tblPr>
        <w:tblStyle w:val="af9"/>
        <w:tblW w:w="0" w:type="auto"/>
        <w:jc w:val="center"/>
        <w:tblLook w:val="04A0" w:firstRow="1" w:lastRow="0" w:firstColumn="1" w:lastColumn="0" w:noHBand="0" w:noVBand="1"/>
      </w:tblPr>
      <w:tblGrid>
        <w:gridCol w:w="2407"/>
        <w:gridCol w:w="2407"/>
        <w:gridCol w:w="2407"/>
        <w:gridCol w:w="2407"/>
      </w:tblGrid>
      <w:tr w:rsidR="00362C38" w14:paraId="43A1D21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vAlign w:val="center"/>
            <w:hideMark/>
          </w:tcPr>
          <w:p w14:paraId="3E261C39" w14:textId="77777777" w:rsidR="00362C38" w:rsidRDefault="00362C38">
            <w:pPr>
              <w:ind w:firstLine="0"/>
              <w:jc w:val="center"/>
            </w:pPr>
            <w:r>
              <w:t>Критерий</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7158023" w14:textId="77777777" w:rsidR="00362C38" w:rsidRDefault="00362C38">
            <w:pPr>
              <w:ind w:firstLine="0"/>
              <w:jc w:val="center"/>
              <w:rPr>
                <w:lang w:val="en-US"/>
              </w:rPr>
            </w:pPr>
            <w:r>
              <w:rPr>
                <w:lang w:val="en-US"/>
              </w:rPr>
              <w:t>Amazon SES</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E198DA" w14:textId="7957A204" w:rsidR="00362C38" w:rsidRDefault="00362C38" w:rsidP="007B7408">
            <w:pPr>
              <w:ind w:firstLine="0"/>
              <w:jc w:val="center"/>
              <w:rPr>
                <w:lang w:val="en-US"/>
              </w:rPr>
            </w:pPr>
            <w:r>
              <w:rPr>
                <w:lang w:val="en-US"/>
              </w:rPr>
              <w:t>Send</w:t>
            </w:r>
            <w:r w:rsidR="007B7408">
              <w:rPr>
                <w:lang w:val="en-US"/>
              </w:rPr>
              <w:t>pulse</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FB1D0BD" w14:textId="77777777" w:rsidR="00362C38" w:rsidRDefault="00362C38">
            <w:pPr>
              <w:ind w:firstLine="0"/>
              <w:jc w:val="center"/>
              <w:rPr>
                <w:lang w:val="en-US"/>
              </w:rPr>
            </w:pPr>
            <w:r>
              <w:rPr>
                <w:lang w:val="en-US"/>
              </w:rPr>
              <w:t>Tin-cat email queue</w:t>
            </w:r>
          </w:p>
        </w:tc>
      </w:tr>
      <w:tr w:rsidR="00362C38" w14:paraId="5290BC8F"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20526ED" w14:textId="77777777" w:rsidR="00362C38" w:rsidRDefault="00362C38">
            <w:pPr>
              <w:ind w:firstLine="0"/>
            </w:pPr>
            <w:r>
              <w:t>Цена</w:t>
            </w:r>
          </w:p>
        </w:tc>
        <w:tc>
          <w:tcPr>
            <w:tcW w:w="2407" w:type="dxa"/>
            <w:tcBorders>
              <w:top w:val="single" w:sz="4" w:space="0" w:color="auto"/>
              <w:left w:val="single" w:sz="4" w:space="0" w:color="auto"/>
              <w:bottom w:val="single" w:sz="4" w:space="0" w:color="auto"/>
              <w:right w:val="single" w:sz="4" w:space="0" w:color="auto"/>
            </w:tcBorders>
            <w:hideMark/>
          </w:tcPr>
          <w:p w14:paraId="0AB32DE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6F42480" w14:textId="196D5908"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2F28FD78" w14:textId="77777777" w:rsidR="00362C38" w:rsidRDefault="00362C38">
            <w:pPr>
              <w:ind w:firstLine="0"/>
              <w:jc w:val="center"/>
            </w:pPr>
            <w:r>
              <w:t>+</w:t>
            </w:r>
          </w:p>
        </w:tc>
      </w:tr>
      <w:tr w:rsidR="00362C38" w14:paraId="25AB489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159E9D3B" w14:textId="77777777" w:rsidR="00362C38" w:rsidRDefault="00362C38">
            <w:pPr>
              <w:ind w:firstLine="0"/>
            </w:pPr>
            <w:r>
              <w:t>Асинхронная отправка</w:t>
            </w:r>
          </w:p>
        </w:tc>
        <w:tc>
          <w:tcPr>
            <w:tcW w:w="2407" w:type="dxa"/>
            <w:tcBorders>
              <w:top w:val="single" w:sz="4" w:space="0" w:color="auto"/>
              <w:left w:val="single" w:sz="4" w:space="0" w:color="auto"/>
              <w:bottom w:val="single" w:sz="4" w:space="0" w:color="auto"/>
              <w:right w:val="single" w:sz="4" w:space="0" w:color="auto"/>
            </w:tcBorders>
            <w:hideMark/>
          </w:tcPr>
          <w:p w14:paraId="0102ADC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5ED0D6B3" w14:textId="37175E59"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0CC96819" w14:textId="77777777" w:rsidR="00362C38" w:rsidRDefault="00362C38">
            <w:pPr>
              <w:ind w:firstLine="0"/>
              <w:jc w:val="center"/>
            </w:pPr>
            <w:r>
              <w:t>+</w:t>
            </w:r>
          </w:p>
        </w:tc>
      </w:tr>
      <w:tr w:rsidR="00362C38" w14:paraId="7AC70EE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70BD970" w14:textId="77777777" w:rsidR="00362C38" w:rsidRDefault="00362C38">
            <w:pPr>
              <w:ind w:firstLine="0"/>
            </w:pPr>
            <w:r>
              <w:t>Гибкость</w:t>
            </w:r>
          </w:p>
        </w:tc>
        <w:tc>
          <w:tcPr>
            <w:tcW w:w="2407" w:type="dxa"/>
            <w:tcBorders>
              <w:top w:val="single" w:sz="4" w:space="0" w:color="auto"/>
              <w:left w:val="single" w:sz="4" w:space="0" w:color="auto"/>
              <w:bottom w:val="single" w:sz="4" w:space="0" w:color="auto"/>
              <w:right w:val="single" w:sz="4" w:space="0" w:color="auto"/>
            </w:tcBorders>
            <w:hideMark/>
          </w:tcPr>
          <w:p w14:paraId="5CA173B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8E0AE50" w14:textId="6C568B9C"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1E8BF873" w14:textId="77777777" w:rsidR="00362C38" w:rsidRDefault="00362C38">
            <w:pPr>
              <w:ind w:firstLine="0"/>
              <w:jc w:val="center"/>
            </w:pPr>
            <w:r>
              <w:t>-</w:t>
            </w:r>
          </w:p>
        </w:tc>
      </w:tr>
      <w:tr w:rsidR="00362C38" w14:paraId="78DE10A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41934D18" w14:textId="77777777" w:rsidR="00362C38" w:rsidRDefault="00362C38">
            <w:pPr>
              <w:ind w:firstLine="0"/>
            </w:pPr>
            <w:r>
              <w:t>Надежность</w:t>
            </w:r>
          </w:p>
        </w:tc>
        <w:tc>
          <w:tcPr>
            <w:tcW w:w="2407" w:type="dxa"/>
            <w:tcBorders>
              <w:top w:val="single" w:sz="4" w:space="0" w:color="auto"/>
              <w:left w:val="single" w:sz="4" w:space="0" w:color="auto"/>
              <w:bottom w:val="single" w:sz="4" w:space="0" w:color="auto"/>
              <w:right w:val="single" w:sz="4" w:space="0" w:color="auto"/>
            </w:tcBorders>
            <w:hideMark/>
          </w:tcPr>
          <w:p w14:paraId="4B016CC2"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0B61C8E"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5723167" w14:textId="77777777" w:rsidR="00362C38" w:rsidRDefault="00362C38">
            <w:pPr>
              <w:ind w:firstLine="0"/>
              <w:jc w:val="center"/>
            </w:pPr>
            <w:r>
              <w:t>-</w:t>
            </w:r>
          </w:p>
        </w:tc>
      </w:tr>
    </w:tbl>
    <w:p w14:paraId="7A311D58" w14:textId="77777777" w:rsidR="00362C38" w:rsidRDefault="00362C38" w:rsidP="00362C38">
      <w:pPr>
        <w:ind w:firstLine="708"/>
        <w:rPr>
          <w:color w:val="000000" w:themeColor="text1"/>
          <w:szCs w:val="28"/>
        </w:rPr>
      </w:pPr>
    </w:p>
    <w:p w14:paraId="493FBAF8" w14:textId="75CB738F" w:rsidR="00362C38" w:rsidRDefault="00362C38" w:rsidP="00362C38">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ненадежность </w:t>
      </w:r>
      <w:r>
        <w:rPr>
          <w:szCs w:val="28"/>
          <w:lang w:val="en-US"/>
        </w:rPr>
        <w:t>API</w:t>
      </w:r>
      <w:r w:rsidR="00A66DE1" w:rsidRPr="00D53720">
        <w:rPr>
          <w:szCs w:val="28"/>
        </w:rPr>
        <w:t xml:space="preserve"> (</w:t>
      </w:r>
      <w:r w:rsidR="00A66DE1">
        <w:rPr>
          <w:szCs w:val="28"/>
          <w:lang w:val="en-US"/>
        </w:rPr>
        <w:t>Sendpulse</w:t>
      </w:r>
      <w:r w:rsidR="00A66DE1" w:rsidRPr="00D53720">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w:t>
      </w:r>
      <w:r w:rsidR="00D53720">
        <w:rPr>
          <w:szCs w:val="28"/>
        </w:rPr>
        <w:t>надежности</w:t>
      </w:r>
      <w:r>
        <w:rPr>
          <w:szCs w:val="28"/>
        </w:rPr>
        <w:t xml:space="preserve"> рассылки.</w:t>
      </w:r>
    </w:p>
    <w:p w14:paraId="2CF49BA1" w14:textId="77777777" w:rsidR="00362C38" w:rsidRDefault="00362C38" w:rsidP="00E87833">
      <w:pPr>
        <w:pStyle w:val="2"/>
        <w:numPr>
          <w:ilvl w:val="1"/>
          <w:numId w:val="12"/>
        </w:numPr>
        <w:rPr>
          <w:szCs w:val="26"/>
        </w:rPr>
      </w:pPr>
      <w:bookmarkStart w:id="55" w:name="_Toc73469537"/>
      <w:bookmarkStart w:id="56" w:name="_Toc68534499"/>
      <w:bookmarkStart w:id="57" w:name="_Toc73879646"/>
      <w:bookmarkStart w:id="58" w:name="_Toc74085127"/>
      <w:r>
        <w:t>Диаграмма вариантов использования</w:t>
      </w:r>
      <w:bookmarkEnd w:id="55"/>
      <w:bookmarkEnd w:id="56"/>
      <w:bookmarkEnd w:id="57"/>
      <w:bookmarkEnd w:id="58"/>
    </w:p>
    <w:p w14:paraId="3F0339AB" w14:textId="77777777" w:rsidR="00362C38" w:rsidRDefault="00362C38" w:rsidP="00362C38">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79C82837" w14:textId="77777777" w:rsidR="00362C38" w:rsidRDefault="00362C38" w:rsidP="001E2D53">
      <w:pPr>
        <w:pStyle w:val="3"/>
        <w:ind w:firstLine="0"/>
      </w:pPr>
      <w:bookmarkStart w:id="59" w:name="_Toc73469538"/>
      <w:bookmarkStart w:id="60" w:name="_Toc68534500"/>
      <w:bookmarkStart w:id="61" w:name="_Toc73879647"/>
      <w:bookmarkStart w:id="62" w:name="_Toc74085128"/>
      <w:r>
        <w:t>Оператор</w:t>
      </w:r>
      <w:bookmarkEnd w:id="59"/>
      <w:bookmarkEnd w:id="60"/>
      <w:bookmarkEnd w:id="61"/>
      <w:bookmarkEnd w:id="62"/>
    </w:p>
    <w:p w14:paraId="0EBBB0AF" w14:textId="77777777" w:rsidR="00362C38" w:rsidRDefault="00362C38" w:rsidP="00362C38">
      <w:pPr>
        <w:rPr>
          <w:rFonts w:cs="Times New Roman"/>
        </w:rPr>
      </w:pPr>
      <w:r>
        <w:rPr>
          <w:rFonts w:cs="Times New Roman"/>
        </w:rPr>
        <w:t>Оператору доступны отправка сообщения и просмотр истории сообщений.</w:t>
      </w:r>
    </w:p>
    <w:p w14:paraId="5175CFDD" w14:textId="7B4DC22C" w:rsidR="00362C38" w:rsidRDefault="00362C38" w:rsidP="00362C38">
      <w:r>
        <w:lastRenderedPageBreak/>
        <w:t>При отправке сообщений оператор должен заполнить поле «</w:t>
      </w:r>
      <w:r w:rsidR="00C6433C">
        <w:t>Кому</w:t>
      </w:r>
      <w:r>
        <w:t xml:space="preserve">». </w:t>
      </w:r>
      <w:commentRangeStart w:id="63"/>
      <w:r w:rsidRPr="004A6D16">
        <w:t>Дополнительно</w:t>
      </w:r>
      <w:r>
        <w:rPr>
          <w:b/>
        </w:rPr>
        <w:t xml:space="preserve"> </w:t>
      </w:r>
      <w:commentRangeEnd w:id="63"/>
      <w:r w:rsidR="00DB1FD9">
        <w:rPr>
          <w:rStyle w:val="af1"/>
        </w:rPr>
        <w:commentReference w:id="63"/>
      </w:r>
      <w:r>
        <w:t>он может</w:t>
      </w:r>
      <w:r w:rsidR="00C6433C">
        <w:t xml:space="preserve"> добавить получателей,</w:t>
      </w:r>
      <w:r>
        <w:t xml:space="preserve">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commentRangeStart w:id="64"/>
      <w:r w:rsidRPr="004A6D16">
        <w:t>опциональны</w:t>
      </w:r>
      <w:commentRangeEnd w:id="64"/>
      <w:r w:rsidR="00DB1FD9" w:rsidRPr="004A6D16">
        <w:rPr>
          <w:rStyle w:val="af1"/>
        </w:rPr>
        <w:commentReference w:id="64"/>
      </w:r>
      <w:r w:rsidR="00EA1425">
        <w:t>, что сделано для упрощения отправки сообщений и повышения гибкости разрабатываемого программного комплекса</w:t>
      </w:r>
      <w:r>
        <w:t>.</w:t>
      </w:r>
    </w:p>
    <w:p w14:paraId="2B65ED1F" w14:textId="611D09F4" w:rsidR="004A6D16" w:rsidRDefault="004A6D16" w:rsidP="00362C38">
      <w:r>
        <w:t>Оператор может сохранять контакты. Контакт – запись, представляющая собой пару из имени получателя и его почтового адреса. И затем в дальнейшем выбирать получателей из существующих аккаунтов (в форме создания сообщения при вводе получателя появляются контекстные подсказки из списка контактов).</w:t>
      </w:r>
    </w:p>
    <w:p w14:paraId="2FB42428" w14:textId="7EFB2424" w:rsidR="00362C38" w:rsidRDefault="00EA1425" w:rsidP="00362C38">
      <w:r>
        <w:t>О</w:t>
      </w:r>
      <w:r w:rsidR="00362C38">
        <w:t>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03A668CD" w14:textId="42BB0CA2" w:rsidR="00EA1425" w:rsidRDefault="00EA1425" w:rsidP="00362C38">
      <w:r>
        <w:t>Также оператор может просмотреть список доступных на данный момент сервисов доставки и особенности выбранного сервиса доставки.</w:t>
      </w:r>
    </w:p>
    <w:p w14:paraId="2CDBE853" w14:textId="77777777" w:rsidR="00362C38" w:rsidRDefault="00362C38" w:rsidP="001E2D53">
      <w:pPr>
        <w:pStyle w:val="3"/>
        <w:ind w:firstLine="0"/>
      </w:pPr>
      <w:bookmarkStart w:id="65" w:name="_Toc73469539"/>
      <w:bookmarkStart w:id="66" w:name="_Toc68534501"/>
      <w:bookmarkStart w:id="67" w:name="_Toc73879648"/>
      <w:bookmarkStart w:id="68" w:name="_Toc74085129"/>
      <w:r>
        <w:t>Администратор</w:t>
      </w:r>
      <w:bookmarkEnd w:id="65"/>
      <w:bookmarkEnd w:id="66"/>
      <w:bookmarkEnd w:id="67"/>
      <w:bookmarkEnd w:id="68"/>
    </w:p>
    <w:p w14:paraId="0B6C912C" w14:textId="77777777" w:rsidR="00362C38" w:rsidRDefault="00362C38" w:rsidP="00362C38">
      <w:r>
        <w:t>Администратор наследуется от оператора, т.е. ему доступен весь доступный оператору функционал.</w:t>
      </w:r>
    </w:p>
    <w:p w14:paraId="5F09F05E" w14:textId="5A562BFF" w:rsidR="00362C38" w:rsidRDefault="00362C38" w:rsidP="00362C38">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36E2BFA9" w14:textId="359B0C15" w:rsidR="00C6433C" w:rsidRDefault="004A6D16" w:rsidP="00362C38">
      <w:pPr>
        <w:rPr>
          <w:rFonts w:cs="Times New Roman"/>
        </w:rPr>
      </w:pPr>
      <w:r>
        <w:rPr>
          <w:rFonts w:cs="Times New Roman"/>
        </w:rPr>
        <w:t xml:space="preserve">На данный момент </w:t>
      </w:r>
      <w:r w:rsidR="00C6433C">
        <w:rPr>
          <w:rFonts w:cs="Times New Roman"/>
        </w:rPr>
        <w:t xml:space="preserve">разработан модуль авторизации, но все </w:t>
      </w:r>
      <w:r>
        <w:rPr>
          <w:rFonts w:cs="Times New Roman"/>
        </w:rPr>
        <w:t xml:space="preserve">зарегистрированные и </w:t>
      </w:r>
      <w:r w:rsidR="00C6433C">
        <w:rPr>
          <w:rFonts w:cs="Times New Roman"/>
        </w:rPr>
        <w:t xml:space="preserve">авторизованные пользователи будут обладать правами </w:t>
      </w:r>
      <w:r w:rsidR="00C6433C" w:rsidRPr="004A6D16">
        <w:rPr>
          <w:rFonts w:cs="Times New Roman"/>
        </w:rPr>
        <w:t>оператора</w:t>
      </w:r>
      <w:r>
        <w:rPr>
          <w:rFonts w:cs="Times New Roman"/>
        </w:rPr>
        <w:t>.</w:t>
      </w:r>
    </w:p>
    <w:p w14:paraId="1B572682" w14:textId="68CCB7E9" w:rsidR="00362C38" w:rsidRDefault="004A6D16" w:rsidP="00362C38">
      <w:pPr>
        <w:rPr>
          <w:rFonts w:cs="Times New Roman"/>
        </w:rPr>
      </w:pPr>
      <w:r>
        <w:rPr>
          <w:rFonts w:cs="Times New Roman"/>
        </w:rPr>
        <w:t>В целях визуализации описанного выше функционала с</w:t>
      </w:r>
      <w:r w:rsidR="00362C38">
        <w:rPr>
          <w:rFonts w:cs="Times New Roman"/>
        </w:rPr>
        <w:t>оставлена ди</w:t>
      </w:r>
      <w:r>
        <w:rPr>
          <w:rFonts w:cs="Times New Roman"/>
        </w:rPr>
        <w:t>аграмма вариантов использования. Она представлена</w:t>
      </w:r>
      <w:r w:rsidR="00362C38">
        <w:rPr>
          <w:rFonts w:cs="Times New Roman"/>
        </w:rPr>
        <w:t xml:space="preserve"> на рис. 1.</w:t>
      </w:r>
      <w:commentRangeStart w:id="69"/>
      <w:r w:rsidR="00362C38">
        <w:rPr>
          <w:rFonts w:cs="Times New Roman"/>
        </w:rPr>
        <w:t>2</w:t>
      </w:r>
      <w:commentRangeEnd w:id="69"/>
      <w:r w:rsidR="00DB1FD9">
        <w:rPr>
          <w:rStyle w:val="af1"/>
        </w:rPr>
        <w:commentReference w:id="69"/>
      </w:r>
      <w:r w:rsidR="00362C38">
        <w:rPr>
          <w:rFonts w:cs="Times New Roman"/>
        </w:rPr>
        <w:t>.</w:t>
      </w:r>
    </w:p>
    <w:tbl>
      <w:tblPr>
        <w:tblStyle w:val="af9"/>
        <w:tblpPr w:leftFromText="180" w:rightFromText="180" w:vertAnchor="page" w:horzAnchor="margin" w:tblpXSpec="right" w:tblpY="2122"/>
        <w:tblW w:w="0" w:type="auto"/>
        <w:tblLook w:val="04A0" w:firstRow="1" w:lastRow="0" w:firstColumn="1" w:lastColumn="0" w:noHBand="0" w:noVBand="1"/>
      </w:tblPr>
      <w:tblGrid>
        <w:gridCol w:w="1254"/>
      </w:tblGrid>
      <w:tr w:rsidR="00362C38" w14:paraId="688B7001" w14:textId="77777777" w:rsidTr="00362C38">
        <w:trPr>
          <w:cantSplit/>
          <w:trHeight w:val="14034"/>
        </w:trPr>
        <w:tc>
          <w:tcPr>
            <w:tcW w:w="1254" w:type="dxa"/>
            <w:tcBorders>
              <w:top w:val="nil"/>
              <w:left w:val="nil"/>
              <w:bottom w:val="nil"/>
              <w:right w:val="nil"/>
            </w:tcBorders>
            <w:textDirection w:val="btLr"/>
            <w:hideMark/>
          </w:tcPr>
          <w:p w14:paraId="796D1354" w14:textId="77777777" w:rsidR="00362C38" w:rsidRDefault="00362C38" w:rsidP="00230B21">
            <w:pPr>
              <w:pStyle w:val="affffff4"/>
              <w:rPr>
                <w:lang w:val="en-US"/>
              </w:rPr>
            </w:pPr>
            <w:r>
              <w:lastRenderedPageBreak/>
              <w:t>Рис. 1.2. Диаграмма вариантов использования</w:t>
            </w:r>
          </w:p>
        </w:tc>
      </w:tr>
    </w:tbl>
    <w:p w14:paraId="4854C52F" w14:textId="36CC7CEF" w:rsidR="00362C38" w:rsidRDefault="00362C38" w:rsidP="00362C38">
      <w:pPr>
        <w:ind w:firstLine="0"/>
        <w:jc w:val="left"/>
        <w:rPr>
          <w:color w:val="000000" w:themeColor="text1"/>
        </w:rPr>
      </w:pPr>
      <w:r>
        <w:rPr>
          <w:rFonts w:cs="Times New Roman"/>
          <w:noProof/>
          <w:lang w:eastAsia="ru-RU"/>
        </w:rPr>
        <w:drawing>
          <wp:inline distT="0" distB="0" distL="0" distR="0" wp14:anchorId="441D8A28" wp14:editId="34B5A01E">
            <wp:extent cx="7893685" cy="5163820"/>
            <wp:effectExtent l="0" t="6667" r="5397" b="5398"/>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893685" cy="5163820"/>
                    </a:xfrm>
                    <a:prstGeom prst="rect">
                      <a:avLst/>
                    </a:prstGeom>
                    <a:noFill/>
                    <a:ln>
                      <a:noFill/>
                    </a:ln>
                  </pic:spPr>
                </pic:pic>
              </a:graphicData>
            </a:graphic>
          </wp:inline>
        </w:drawing>
      </w:r>
    </w:p>
    <w:p w14:paraId="771D6859" w14:textId="77777777" w:rsidR="00362C38" w:rsidRDefault="00362C38" w:rsidP="00362C38">
      <w:pPr>
        <w:spacing w:after="160" w:line="256" w:lineRule="auto"/>
        <w:ind w:firstLine="0"/>
        <w:jc w:val="left"/>
      </w:pPr>
      <w:r>
        <w:br w:type="page"/>
      </w:r>
    </w:p>
    <w:p w14:paraId="3E391B17" w14:textId="77777777" w:rsidR="00362C38" w:rsidRDefault="00362C38" w:rsidP="00E87833">
      <w:pPr>
        <w:pStyle w:val="2"/>
        <w:numPr>
          <w:ilvl w:val="1"/>
          <w:numId w:val="12"/>
        </w:numPr>
      </w:pPr>
      <w:bookmarkStart w:id="70" w:name="_Toc73469540"/>
      <w:bookmarkStart w:id="71" w:name="_Toc68534530"/>
      <w:bookmarkStart w:id="72" w:name="_Toc73879649"/>
      <w:bookmarkStart w:id="73" w:name="_Toc74085130"/>
      <w:r>
        <w:rPr>
          <w:lang w:val="en-US"/>
        </w:rPr>
        <w:lastRenderedPageBreak/>
        <w:t>IDEF0-</w:t>
      </w:r>
      <w:r>
        <w:t>Диаграмма</w:t>
      </w:r>
      <w:bookmarkEnd w:id="70"/>
      <w:bookmarkEnd w:id="71"/>
      <w:bookmarkEnd w:id="72"/>
      <w:bookmarkEnd w:id="73"/>
    </w:p>
    <w:p w14:paraId="2FD10577" w14:textId="77777777" w:rsidR="00362C38" w:rsidRDefault="00362C38" w:rsidP="00362C38">
      <w:pPr>
        <w:rPr>
          <w:sz w:val="32"/>
        </w:rPr>
      </w:pPr>
      <w:r>
        <w:t xml:space="preserve">Разработана </w:t>
      </w:r>
      <w:r>
        <w:rPr>
          <w:lang w:val="en-US"/>
        </w:rPr>
        <w:t>IDEF</w:t>
      </w:r>
      <w:r>
        <w:t>0-диаграмма для процесса отправки сообщения.</w:t>
      </w:r>
    </w:p>
    <w:p w14:paraId="00CB8458" w14:textId="77777777" w:rsidR="00362C38" w:rsidRDefault="00362C38" w:rsidP="00362C38">
      <w:pPr>
        <w:rPr>
          <w:color w:val="000000" w:themeColor="text1"/>
        </w:rPr>
      </w:pPr>
      <w:r>
        <w:t>На контекстной диаграмме (рис. 1.3) определен функциональный блок «Отправить сообщение через систему», механизм, предписание, входные и выходные данные.</w:t>
      </w:r>
    </w:p>
    <w:p w14:paraId="1AA0DCD8" w14:textId="77777777" w:rsidR="00362C38" w:rsidRDefault="00362C38" w:rsidP="00362C38">
      <w:pPr>
        <w:rPr>
          <w:noProof/>
          <w:lang w:eastAsia="ru-RU"/>
        </w:rPr>
      </w:pPr>
      <w:r>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p>
    <w:p w14:paraId="2844F8C7" w14:textId="77777777" w:rsidR="00362C38" w:rsidRDefault="00362C38" w:rsidP="00362C38">
      <w:pPr>
        <w:rPr>
          <w:noProof/>
          <w:lang w:eastAsia="ru-RU"/>
        </w:rPr>
      </w:pPr>
    </w:p>
    <w:p w14:paraId="7908B302" w14:textId="359E8033" w:rsidR="00362C38" w:rsidRDefault="00362C38" w:rsidP="00362C38">
      <w:pPr>
        <w:keepNext/>
        <w:ind w:firstLine="0"/>
        <w:jc w:val="center"/>
      </w:pPr>
      <w:r>
        <w:rPr>
          <w:noProof/>
          <w:lang w:eastAsia="ru-RU"/>
        </w:rPr>
        <w:drawing>
          <wp:inline distT="0" distB="0" distL="0" distR="0" wp14:anchorId="3C4A0396" wp14:editId="702AD0F0">
            <wp:extent cx="5432425" cy="37115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2425" cy="3711575"/>
                    </a:xfrm>
                    <a:prstGeom prst="rect">
                      <a:avLst/>
                    </a:prstGeom>
                    <a:noFill/>
                    <a:ln>
                      <a:noFill/>
                    </a:ln>
                  </pic:spPr>
                </pic:pic>
              </a:graphicData>
            </a:graphic>
          </wp:inline>
        </w:drawing>
      </w:r>
    </w:p>
    <w:p w14:paraId="5DC84B93" w14:textId="77777777" w:rsidR="00362C38" w:rsidRDefault="00362C38" w:rsidP="00230B21">
      <w:pPr>
        <w:pStyle w:val="affffff4"/>
      </w:pPr>
      <w:r>
        <w:t xml:space="preserve">Рис. </w:t>
      </w:r>
      <w:r>
        <w:rPr>
          <w:noProof/>
        </w:rPr>
        <w:t>1.3</w:t>
      </w:r>
      <w:r>
        <w:t>. Контекстная диаграмма функциональной модели «Поиск объектов»</w:t>
      </w:r>
    </w:p>
    <w:p w14:paraId="68082197" w14:textId="77777777" w:rsidR="00362C38" w:rsidRDefault="00362C38" w:rsidP="00362C38"/>
    <w:p w14:paraId="1AFD79DF" w14:textId="77777777" w:rsidR="00362C38" w:rsidRDefault="00362C38" w:rsidP="00362C38">
      <w:pPr>
        <w:rPr>
          <w:noProof/>
          <w:lang w:eastAsia="ru-RU"/>
        </w:rPr>
      </w:pPr>
    </w:p>
    <w:p w14:paraId="09391597" w14:textId="24AB9F7B" w:rsidR="00362C38" w:rsidRDefault="00362C38" w:rsidP="00362C38">
      <w:pPr>
        <w:keepNext/>
        <w:ind w:firstLine="0"/>
        <w:jc w:val="center"/>
      </w:pPr>
      <w:r>
        <w:rPr>
          <w:noProof/>
          <w:lang w:eastAsia="ru-RU"/>
        </w:rPr>
        <w:lastRenderedPageBreak/>
        <w:drawing>
          <wp:inline distT="0" distB="0" distL="0" distR="0" wp14:anchorId="7E787046" wp14:editId="47FEE922">
            <wp:extent cx="5760748" cy="3955312"/>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638" cy="3960043"/>
                    </a:xfrm>
                    <a:prstGeom prst="rect">
                      <a:avLst/>
                    </a:prstGeom>
                    <a:noFill/>
                    <a:ln>
                      <a:noFill/>
                    </a:ln>
                  </pic:spPr>
                </pic:pic>
              </a:graphicData>
            </a:graphic>
          </wp:inline>
        </w:drawing>
      </w:r>
    </w:p>
    <w:p w14:paraId="6DFDF075" w14:textId="77777777" w:rsidR="00362C38" w:rsidRDefault="00362C38" w:rsidP="00230B21">
      <w:pPr>
        <w:pStyle w:val="affffff4"/>
      </w:pPr>
      <w:r>
        <w:t xml:space="preserve">Рис. </w:t>
      </w:r>
      <w:r>
        <w:rPr>
          <w:noProof/>
        </w:rPr>
        <w:t>1.4</w:t>
      </w:r>
      <w:r>
        <w:t>. Диаграмма первого уровня функциональной модели</w:t>
      </w:r>
    </w:p>
    <w:p w14:paraId="41FEB7F5" w14:textId="3DBF9B73" w:rsidR="00362C38" w:rsidRDefault="00362C38" w:rsidP="00362C38">
      <w:pPr>
        <w:keepNext/>
        <w:ind w:firstLine="0"/>
        <w:jc w:val="center"/>
      </w:pPr>
      <w:r>
        <w:rPr>
          <w:noProof/>
          <w:lang w:eastAsia="ru-RU"/>
        </w:rPr>
        <w:drawing>
          <wp:inline distT="0" distB="0" distL="0" distR="0" wp14:anchorId="6D782503" wp14:editId="574BE317">
            <wp:extent cx="5829576" cy="3976577"/>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407" cy="3977826"/>
                    </a:xfrm>
                    <a:prstGeom prst="rect">
                      <a:avLst/>
                    </a:prstGeom>
                    <a:noFill/>
                    <a:ln>
                      <a:noFill/>
                    </a:ln>
                  </pic:spPr>
                </pic:pic>
              </a:graphicData>
            </a:graphic>
          </wp:inline>
        </w:drawing>
      </w:r>
    </w:p>
    <w:p w14:paraId="63E40ACB" w14:textId="77777777" w:rsidR="00362C38" w:rsidRDefault="00362C38" w:rsidP="00230B21">
      <w:pPr>
        <w:pStyle w:val="affffff4"/>
      </w:pPr>
      <w:r>
        <w:t xml:space="preserve">Рис. </w:t>
      </w:r>
      <w:r>
        <w:rPr>
          <w:noProof/>
        </w:rPr>
        <w:t>1.5</w:t>
      </w:r>
      <w:r>
        <w:t xml:space="preserve">. </w:t>
      </w:r>
      <w:r>
        <w:rPr>
          <w:noProof/>
        </w:rPr>
        <w:t>Диаграмма второго уровня для блока «Сформировать письмо»</w:t>
      </w:r>
    </w:p>
    <w:p w14:paraId="3E7EF0F4" w14:textId="77777777" w:rsidR="00362C38" w:rsidRDefault="00362C38" w:rsidP="00362C38">
      <w:pPr>
        <w:rPr>
          <w:noProof/>
          <w:lang w:eastAsia="ru-RU"/>
        </w:rPr>
      </w:pPr>
    </w:p>
    <w:p w14:paraId="26EE8700" w14:textId="16CEE455" w:rsidR="00362C38" w:rsidRDefault="00362C38" w:rsidP="00362C38">
      <w:pPr>
        <w:keepNext/>
        <w:ind w:firstLine="0"/>
        <w:jc w:val="center"/>
      </w:pPr>
      <w:r>
        <w:rPr>
          <w:noProof/>
          <w:lang w:eastAsia="ru-RU"/>
        </w:rPr>
        <w:lastRenderedPageBreak/>
        <w:drawing>
          <wp:inline distT="0" distB="0" distL="0" distR="0" wp14:anchorId="3530E066" wp14:editId="5DD3862A">
            <wp:extent cx="579564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645" cy="3953510"/>
                    </a:xfrm>
                    <a:prstGeom prst="rect">
                      <a:avLst/>
                    </a:prstGeom>
                    <a:noFill/>
                    <a:ln>
                      <a:noFill/>
                    </a:ln>
                  </pic:spPr>
                </pic:pic>
              </a:graphicData>
            </a:graphic>
          </wp:inline>
        </w:drawing>
      </w:r>
    </w:p>
    <w:p w14:paraId="27BDD3FB" w14:textId="77777777" w:rsidR="00362C38" w:rsidRDefault="00362C38" w:rsidP="00230B21">
      <w:pPr>
        <w:pStyle w:val="affffff4"/>
        <w:rPr>
          <w:noProof/>
        </w:rPr>
      </w:pPr>
      <w:r>
        <w:t xml:space="preserve">Рис. </w:t>
      </w:r>
      <w:r>
        <w:rPr>
          <w:noProof/>
        </w:rPr>
        <w:t>1.6. Диаграмма второго уровня для блока «Инициировать отправку сообщения»</w:t>
      </w:r>
    </w:p>
    <w:p w14:paraId="387A1AE0" w14:textId="77777777" w:rsidR="00362C38" w:rsidRDefault="00362C38" w:rsidP="00E87833">
      <w:pPr>
        <w:pStyle w:val="2"/>
        <w:numPr>
          <w:ilvl w:val="1"/>
          <w:numId w:val="12"/>
        </w:numPr>
        <w:rPr>
          <w:lang w:val="en-US"/>
        </w:rPr>
      </w:pPr>
      <w:bookmarkStart w:id="74" w:name="_Toc73469541"/>
      <w:bookmarkStart w:id="75" w:name="_Toc68534531"/>
      <w:bookmarkStart w:id="76" w:name="_Toc73879650"/>
      <w:bookmarkStart w:id="77" w:name="_Toc74085131"/>
      <w:r>
        <w:rPr>
          <w:lang w:val="en-US"/>
        </w:rPr>
        <w:t>BPMN</w:t>
      </w:r>
      <w:bookmarkEnd w:id="74"/>
      <w:bookmarkEnd w:id="75"/>
      <w:bookmarkEnd w:id="76"/>
      <w:bookmarkEnd w:id="77"/>
    </w:p>
    <w:p w14:paraId="42CD2E2D" w14:textId="448A4808" w:rsidR="00362C38" w:rsidRDefault="00362C38" w:rsidP="00EA1425">
      <w:r>
        <w:t>В качестве бизнес-процесса был рассмотрен процесс отправки сообщения.</w:t>
      </w:r>
      <w:r w:rsidR="00EA1425">
        <w:t xml:space="preserve"> </w:t>
      </w:r>
      <w:r>
        <w:t>В данном процессе участвуют четыре исполнителя:</w:t>
      </w:r>
    </w:p>
    <w:p w14:paraId="54715933" w14:textId="5276C2F9" w:rsidR="00362C38" w:rsidRDefault="00362C38" w:rsidP="00E87833">
      <w:pPr>
        <w:pStyle w:val="a0"/>
        <w:numPr>
          <w:ilvl w:val="0"/>
          <w:numId w:val="19"/>
        </w:numPr>
      </w:pPr>
      <w:r>
        <w:t>пользователь как инициатор процесса;</w:t>
      </w:r>
    </w:p>
    <w:p w14:paraId="1B77E61A" w14:textId="54D5E2B7" w:rsidR="00362C38" w:rsidRDefault="00362C38" w:rsidP="00E87833">
      <w:pPr>
        <w:pStyle w:val="a0"/>
        <w:numPr>
          <w:ilvl w:val="0"/>
          <w:numId w:val="19"/>
        </w:numPr>
      </w:pPr>
      <w:r>
        <w:t>клиентская часть, обрабатывающая введенные пользователем данные и отправляющая запрос на сервер;</w:t>
      </w:r>
    </w:p>
    <w:p w14:paraId="61C32E7D" w14:textId="77777777" w:rsidR="00362C38" w:rsidRDefault="00362C38" w:rsidP="00E87833">
      <w:pPr>
        <w:pStyle w:val="a0"/>
        <w:numPr>
          <w:ilvl w:val="0"/>
          <w:numId w:val="19"/>
        </w:numPr>
      </w:pPr>
      <w:r>
        <w:t>серверная часть принимает запрос от клиентской части, формирует письмо, заносит его в базу данных и отправляет письмо в очередь;</w:t>
      </w:r>
    </w:p>
    <w:p w14:paraId="17DB5059" w14:textId="77777777" w:rsidR="00362C38" w:rsidRDefault="00362C38" w:rsidP="00E87833">
      <w:pPr>
        <w:pStyle w:val="a0"/>
        <w:numPr>
          <w:ilvl w:val="0"/>
          <w:numId w:val="19"/>
        </w:numPr>
      </w:pPr>
      <w:r>
        <w:t>сторонние сервисы доставки.</w:t>
      </w:r>
    </w:p>
    <w:p w14:paraId="53A61F20" w14:textId="77777777" w:rsidR="00362C38" w:rsidRDefault="00362C38" w:rsidP="00362C38">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270502B1" w14:textId="77777777" w:rsidR="00362C38" w:rsidRDefault="00362C38" w:rsidP="00362C38">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64501A4" w14:textId="77777777" w:rsidR="00362C38" w:rsidRDefault="00362C38" w:rsidP="00362C38">
      <w:r>
        <w:lastRenderedPageBreak/>
        <w:t>При получении неудовлетворительного ответа предпринимается попытка заново отправить письмо, но посредством других доступных сервисов доставки.</w:t>
      </w:r>
    </w:p>
    <w:p w14:paraId="205CB30B" w14:textId="77777777" w:rsidR="00362C38" w:rsidRDefault="00362C38" w:rsidP="00362C38">
      <w:r>
        <w:t>Фрагменты модели бизнес-процесса представлены на рис. 1.7-1.8.</w:t>
      </w:r>
    </w:p>
    <w:p w14:paraId="1F4D64E5" w14:textId="0080FB2D" w:rsidR="00362C38" w:rsidRDefault="00A27AF6" w:rsidP="00362C38">
      <w:pPr>
        <w:ind w:firstLine="0"/>
        <w:jc w:val="center"/>
      </w:pPr>
      <w:r w:rsidRPr="00A27AF6">
        <w:rPr>
          <w:noProof/>
          <w:lang w:eastAsia="ru-RU"/>
        </w:rPr>
        <w:drawing>
          <wp:inline distT="0" distB="0" distL="0" distR="0" wp14:anchorId="6F30968E" wp14:editId="02A8A15E">
            <wp:extent cx="5784112" cy="410193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112" cy="4101930"/>
                    </a:xfrm>
                    <a:prstGeom prst="rect">
                      <a:avLst/>
                    </a:prstGeom>
                  </pic:spPr>
                </pic:pic>
              </a:graphicData>
            </a:graphic>
          </wp:inline>
        </w:drawing>
      </w:r>
    </w:p>
    <w:p w14:paraId="77246BFF" w14:textId="611A13A9" w:rsidR="00362C38" w:rsidRDefault="00362C38" w:rsidP="00230B21">
      <w:pPr>
        <w:pStyle w:val="affffff4"/>
      </w:pPr>
      <w:r>
        <w:t>Рис. 1.7. Фрагмент диаграммы модели бизнес-процесса</w:t>
      </w:r>
    </w:p>
    <w:p w14:paraId="40712F5C" w14:textId="77777777" w:rsidR="004A6E33" w:rsidRDefault="004A6E33" w:rsidP="00230B21">
      <w:pPr>
        <w:pStyle w:val="affffff4"/>
      </w:pPr>
    </w:p>
    <w:p w14:paraId="4B50086D" w14:textId="3237BB9C" w:rsidR="00362C38" w:rsidRDefault="00A27AF6" w:rsidP="00362C38">
      <w:pPr>
        <w:ind w:firstLine="0"/>
        <w:jc w:val="center"/>
      </w:pPr>
      <w:r w:rsidRPr="00A27AF6">
        <w:rPr>
          <w:noProof/>
          <w:lang w:eastAsia="ru-RU"/>
        </w:rPr>
        <w:drawing>
          <wp:inline distT="0" distB="0" distL="0" distR="0" wp14:anchorId="1F252637" wp14:editId="2E083E49">
            <wp:extent cx="5752214" cy="3509936"/>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2214" cy="3509936"/>
                    </a:xfrm>
                    <a:prstGeom prst="rect">
                      <a:avLst/>
                    </a:prstGeom>
                  </pic:spPr>
                </pic:pic>
              </a:graphicData>
            </a:graphic>
          </wp:inline>
        </w:drawing>
      </w:r>
    </w:p>
    <w:p w14:paraId="586021ED" w14:textId="77777777" w:rsidR="00362C38" w:rsidRDefault="00362C38" w:rsidP="00230B21">
      <w:pPr>
        <w:pStyle w:val="affffff4"/>
      </w:pPr>
      <w:r>
        <w:t>Рис. 1.8. Фрагмент диаграммы модели бизнес-процесса</w:t>
      </w:r>
    </w:p>
    <w:p w14:paraId="7B026340" w14:textId="77777777" w:rsidR="00362C38" w:rsidRDefault="00362C38" w:rsidP="00E87833">
      <w:pPr>
        <w:pStyle w:val="2"/>
        <w:numPr>
          <w:ilvl w:val="1"/>
          <w:numId w:val="12"/>
        </w:numPr>
      </w:pPr>
      <w:bookmarkStart w:id="78" w:name="_Toc73469542"/>
      <w:bookmarkStart w:id="79" w:name="_Toc68534502"/>
      <w:bookmarkStart w:id="80" w:name="_Toc73879651"/>
      <w:bookmarkStart w:id="81" w:name="_Toc74085132"/>
      <w:r>
        <w:lastRenderedPageBreak/>
        <w:t>Выводы</w:t>
      </w:r>
      <w:bookmarkEnd w:id="78"/>
      <w:bookmarkEnd w:id="79"/>
      <w:bookmarkEnd w:id="80"/>
      <w:bookmarkEnd w:id="81"/>
    </w:p>
    <w:p w14:paraId="226D8B27" w14:textId="47322343" w:rsidR="00EA1425" w:rsidRPr="00EA1425" w:rsidRDefault="00EA1425" w:rsidP="00EA1425">
      <w:r>
        <w:t xml:space="preserve">В результате проведенного анализа была изучена предметная область (процесс отправки электронных сообщений), проведено сравнение и выявлены ключевые недостатки существующих программ-аналогов, описаны варианты использования программного комплекса, разработаны </w:t>
      </w:r>
      <w:r>
        <w:rPr>
          <w:lang w:val="en-US"/>
        </w:rPr>
        <w:t>IDEF</w:t>
      </w:r>
      <w:r w:rsidRPr="00EA1425">
        <w:t>0-</w:t>
      </w:r>
      <w:r>
        <w:t xml:space="preserve">диаграмма и </w:t>
      </w:r>
      <w:r>
        <w:rPr>
          <w:lang w:val="en-US"/>
        </w:rPr>
        <w:t>BPMN</w:t>
      </w:r>
      <w:r w:rsidRPr="00EA1425">
        <w:t>.</w:t>
      </w:r>
    </w:p>
    <w:p w14:paraId="25A68C82" w14:textId="373528F1" w:rsidR="00362C38" w:rsidRDefault="00362C38" w:rsidP="00362C38">
      <w:commentRangeStart w:id="82"/>
      <w:r>
        <w:rPr>
          <w:b/>
        </w:rPr>
        <w:t>Тема</w:t>
      </w:r>
      <w:commentRangeEnd w:id="82"/>
      <w:r w:rsidR="00DB1FD9">
        <w:rPr>
          <w:rStyle w:val="af1"/>
        </w:rPr>
        <w:commentReference w:id="82"/>
      </w:r>
      <w:r>
        <w:rPr>
          <w:b/>
        </w:rPr>
        <w:t xml:space="preserve"> работы</w:t>
      </w:r>
      <w:r>
        <w:t>: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62E28AB" w14:textId="16F637CD" w:rsidR="00362C38" w:rsidRDefault="00362C38" w:rsidP="00362C38">
      <w:pPr>
        <w:ind w:firstLine="708"/>
        <w:rPr>
          <w:szCs w:val="28"/>
        </w:rPr>
      </w:pPr>
      <w:r>
        <w:rPr>
          <w:szCs w:val="28"/>
        </w:rPr>
        <w:t>Так как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23DAE87D" w14:textId="474643B9" w:rsidR="00362C38" w:rsidRDefault="00362C38" w:rsidP="00362C38">
      <w:r>
        <w:rPr>
          <w:b/>
        </w:rPr>
        <w:t xml:space="preserve">Целью </w:t>
      </w:r>
      <w:r w:rsidR="007E607E">
        <w:rPr>
          <w:b/>
        </w:rPr>
        <w:t>дипломной</w:t>
      </w:r>
      <w:r>
        <w:rPr>
          <w:b/>
        </w:rPr>
        <w:t xml:space="preserve">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2015C37A" w14:textId="77777777" w:rsidR="00362C38" w:rsidRDefault="00362C38" w:rsidP="00362C38">
      <w:r>
        <w:t xml:space="preserve">Поставленная цель достигается путем решения следующих основных </w:t>
      </w:r>
      <w:r>
        <w:rPr>
          <w:b/>
        </w:rPr>
        <w:t>задач</w:t>
      </w:r>
      <w:r>
        <w:t>:</w:t>
      </w:r>
    </w:p>
    <w:p w14:paraId="7DF8DE68" w14:textId="640FEF7F" w:rsidR="00362C38" w:rsidRPr="005A5E69" w:rsidRDefault="00362C38" w:rsidP="00E87833">
      <w:pPr>
        <w:pStyle w:val="a0"/>
        <w:numPr>
          <w:ilvl w:val="0"/>
          <w:numId w:val="20"/>
        </w:numPr>
      </w:pPr>
      <w:r w:rsidRPr="005A5E69">
        <w:t>анализ процесса отправки электронного письма;</w:t>
      </w:r>
    </w:p>
    <w:p w14:paraId="4F7939BC" w14:textId="1A5ED2CB" w:rsidR="00362C38" w:rsidRPr="005A5E69" w:rsidRDefault="00362C38" w:rsidP="00E87833">
      <w:pPr>
        <w:pStyle w:val="a0"/>
        <w:numPr>
          <w:ilvl w:val="0"/>
          <w:numId w:val="20"/>
        </w:numPr>
      </w:pPr>
      <w:r w:rsidRPr="005A5E69">
        <w:t>сравнительный анализ уже имеющихся систем и платформ для обучения;</w:t>
      </w:r>
    </w:p>
    <w:p w14:paraId="78A8C82C" w14:textId="77777777" w:rsidR="00362C38" w:rsidRPr="005A5E69" w:rsidRDefault="00362C38" w:rsidP="00E87833">
      <w:pPr>
        <w:pStyle w:val="a0"/>
        <w:numPr>
          <w:ilvl w:val="0"/>
          <w:numId w:val="20"/>
        </w:numPr>
      </w:pPr>
      <w:r w:rsidRPr="005A5E69">
        <w:t>разработка и анализ требований;</w:t>
      </w:r>
    </w:p>
    <w:p w14:paraId="7E1428E1" w14:textId="77777777" w:rsidR="00362C38" w:rsidRPr="005A5E69" w:rsidRDefault="00362C38" w:rsidP="00E87833">
      <w:pPr>
        <w:pStyle w:val="a0"/>
        <w:numPr>
          <w:ilvl w:val="0"/>
          <w:numId w:val="20"/>
        </w:numPr>
      </w:pPr>
      <w:r w:rsidRPr="005A5E69">
        <w:t>проектирование программного комплекса;</w:t>
      </w:r>
    </w:p>
    <w:p w14:paraId="66714B54" w14:textId="77777777" w:rsidR="00362C38" w:rsidRPr="005A5E69" w:rsidRDefault="00362C38" w:rsidP="00E87833">
      <w:pPr>
        <w:pStyle w:val="a0"/>
        <w:numPr>
          <w:ilvl w:val="0"/>
          <w:numId w:val="20"/>
        </w:numPr>
      </w:pPr>
      <w:r w:rsidRPr="005A5E69">
        <w:t>программная реализация базы данных, API, серверной части, WEB-интерфейса;</w:t>
      </w:r>
    </w:p>
    <w:p w14:paraId="2363BEA4" w14:textId="77777777" w:rsidR="00362C38" w:rsidRPr="005A5E69" w:rsidRDefault="00362C38" w:rsidP="00E87833">
      <w:pPr>
        <w:pStyle w:val="a0"/>
        <w:numPr>
          <w:ilvl w:val="0"/>
          <w:numId w:val="20"/>
        </w:numPr>
      </w:pPr>
      <w:r w:rsidRPr="005A5E69">
        <w:t>тестирование разработанного программного комплекса;</w:t>
      </w:r>
    </w:p>
    <w:p w14:paraId="44956D59" w14:textId="77777777" w:rsidR="00362C38" w:rsidRPr="005A5E69" w:rsidRDefault="00362C38" w:rsidP="00E87833">
      <w:pPr>
        <w:pStyle w:val="a0"/>
        <w:numPr>
          <w:ilvl w:val="0"/>
          <w:numId w:val="20"/>
        </w:numPr>
      </w:pPr>
      <w:r w:rsidRPr="005A5E69">
        <w:t xml:space="preserve">внедрение в существующую информационную систему. </w:t>
      </w:r>
    </w:p>
    <w:p w14:paraId="3390CC05" w14:textId="657772F0" w:rsidR="00362C38" w:rsidRDefault="00362C38" w:rsidP="00362C38">
      <w:r>
        <w:rPr>
          <w:b/>
        </w:rPr>
        <w:t>Объектом</w:t>
      </w:r>
      <w:r>
        <w:t xml:space="preserve"> исследования является процесс </w:t>
      </w:r>
      <w:r w:rsidR="001E30B0">
        <w:t>отправки</w:t>
      </w:r>
      <w:r>
        <w:t xml:space="preserve"> сообщений.</w:t>
      </w:r>
    </w:p>
    <w:p w14:paraId="5B951746" w14:textId="77777777" w:rsidR="00362C38" w:rsidRDefault="00362C38" w:rsidP="00362C38">
      <w:r>
        <w:rPr>
          <w:b/>
        </w:rPr>
        <w:t>Предметом</w:t>
      </w:r>
      <w:r>
        <w:t xml:space="preserve"> исследования в курсовой работе являются методы и средства улучшения надежности и контроля рассылки электронных сообщений.</w:t>
      </w:r>
    </w:p>
    <w:p w14:paraId="6EBCADC8" w14:textId="77777777" w:rsidR="002C3AE6" w:rsidRDefault="002C3AE6" w:rsidP="004A0142">
      <w:pPr>
        <w:pStyle w:val="1"/>
      </w:pPr>
      <w:bookmarkStart w:id="83" w:name="_Toc74085133"/>
      <w:r>
        <w:lastRenderedPageBreak/>
        <w:t>ТЕХНИЧЕСКОЕ ЗАДАНИЕ</w:t>
      </w:r>
      <w:bookmarkEnd w:id="83"/>
    </w:p>
    <w:p w14:paraId="5763CF63" w14:textId="40B3915F" w:rsidR="00537C13" w:rsidRDefault="00537C13" w:rsidP="00537C13">
      <w:r w:rsidRPr="002F779F">
        <w:t>Наименование программы: «</w:t>
      </w:r>
      <w:r w:rsidR="00EA1425">
        <w:t>Программный</w:t>
      </w:r>
      <w:r w:rsidR="00EA1425" w:rsidRPr="00EA1425">
        <w:t xml:space="preserve"> комплекс управления надежной отправкой электронных писем</w:t>
      </w:r>
      <w:r w:rsidRPr="002F779F">
        <w:t>».</w:t>
      </w:r>
    </w:p>
    <w:p w14:paraId="2B17DB03" w14:textId="77777777" w:rsidR="00537C13" w:rsidRDefault="00537C13" w:rsidP="002F779F">
      <w:pPr>
        <w:pStyle w:val="2"/>
      </w:pPr>
      <w:bookmarkStart w:id="84" w:name="_Toc73879652"/>
      <w:bookmarkStart w:id="85" w:name="_Toc74085134"/>
      <w:r w:rsidRPr="002F779F">
        <w:t>Основание</w:t>
      </w:r>
      <w:r>
        <w:t xml:space="preserve"> для разработки</w:t>
      </w:r>
      <w:bookmarkEnd w:id="84"/>
      <w:bookmarkEnd w:id="85"/>
    </w:p>
    <w:p w14:paraId="4D39D7F5" w14:textId="7693B4AD" w:rsidR="00537C13" w:rsidRPr="00F54AAA" w:rsidRDefault="00222AFF" w:rsidP="00222AFF">
      <w:pPr>
        <w:pStyle w:val="aff0"/>
        <w:rPr>
          <w:sz w:val="32"/>
        </w:rPr>
      </w:pPr>
      <w:r w:rsidRPr="00222AFF">
        <w:t xml:space="preserve">Основанием для разработки подсистемы управления надежностью отправки электронных писем является задание на дипломную работу, выданное </w:t>
      </w:r>
      <w:r w:rsidR="007E607E">
        <w:t>доцентом Трубаковым А.О, а также заявка на внедрение</w:t>
      </w:r>
      <w:r w:rsidR="006F4A6B">
        <w:t>, представленная в прилож. Г на рис. Г.1.</w:t>
      </w:r>
    </w:p>
    <w:p w14:paraId="3F1EB1FD" w14:textId="77777777" w:rsidR="00537C13" w:rsidRDefault="00537C13" w:rsidP="002F779F">
      <w:pPr>
        <w:pStyle w:val="2"/>
      </w:pPr>
      <w:bookmarkStart w:id="86" w:name="_Toc5910833"/>
      <w:bookmarkStart w:id="87" w:name="_Toc73879653"/>
      <w:bookmarkStart w:id="88" w:name="_Toc74085135"/>
      <w:r>
        <w:t xml:space="preserve">Назначение и </w:t>
      </w:r>
      <w:r w:rsidRPr="002F779F">
        <w:t>область</w:t>
      </w:r>
      <w:r>
        <w:t xml:space="preserve"> применения</w:t>
      </w:r>
      <w:bookmarkEnd w:id="86"/>
      <w:bookmarkEnd w:id="87"/>
      <w:bookmarkEnd w:id="88"/>
    </w:p>
    <w:p w14:paraId="278F6EDC" w14:textId="77777777" w:rsidR="00222AFF" w:rsidRDefault="00222AFF" w:rsidP="00222AFF">
      <w:pPr>
        <w:ind w:firstLine="708"/>
        <w:rPr>
          <w:szCs w:val="28"/>
        </w:rPr>
      </w:pPr>
      <w:r>
        <w:rPr>
          <w:szCs w:val="28"/>
        </w:rPr>
        <w:t>Разрабатываемый программный комплекс должен выполнять следующие задачи:</w:t>
      </w:r>
    </w:p>
    <w:p w14:paraId="449CBC99" w14:textId="77777777" w:rsidR="00222AFF" w:rsidRDefault="00222AFF" w:rsidP="00222AFF">
      <w:pPr>
        <w:pStyle w:val="a"/>
      </w:pPr>
      <w:r>
        <w:t>асинхронная рассылка сообщений выбранным адресам с помощью выбранных сервисов доставки;</w:t>
      </w:r>
    </w:p>
    <w:p w14:paraId="5B50C09A" w14:textId="77777777" w:rsidR="00E74C40" w:rsidRDefault="00222AFF" w:rsidP="00E74C40">
      <w:pPr>
        <w:pStyle w:val="a"/>
      </w:pPr>
      <w:r>
        <w:t>обеспечение повышенной надежности доставки;</w:t>
      </w:r>
    </w:p>
    <w:p w14:paraId="28851A4E" w14:textId="687E9616" w:rsidR="00537C13" w:rsidRDefault="00222AFF" w:rsidP="00E74C40">
      <w:pPr>
        <w:pStyle w:val="a"/>
      </w:pPr>
      <w:r w:rsidRPr="00E74C40">
        <w:t>возможность получения и просмотра подробной информации о статусе доставки сообщения.</w:t>
      </w:r>
    </w:p>
    <w:p w14:paraId="154EDD02" w14:textId="344AE951" w:rsidR="00B92A4A" w:rsidRDefault="00B92A4A" w:rsidP="00FC5943">
      <w:pPr>
        <w:pStyle w:val="2"/>
      </w:pPr>
      <w:bookmarkStart w:id="89" w:name="_Toc73879654"/>
      <w:bookmarkStart w:id="90" w:name="_Toc74085136"/>
      <w:r>
        <w:t>Требовани</w:t>
      </w:r>
      <w:r w:rsidR="00222AFF">
        <w:t>я</w:t>
      </w:r>
      <w:r>
        <w:t xml:space="preserve"> к </w:t>
      </w:r>
      <w:r w:rsidR="00222AFF">
        <w:t>программному комплексу</w:t>
      </w:r>
      <w:bookmarkEnd w:id="89"/>
      <w:bookmarkEnd w:id="90"/>
    </w:p>
    <w:p w14:paraId="378A0F82" w14:textId="5C688A7D" w:rsidR="00FC5943" w:rsidRPr="00FC5943" w:rsidRDefault="00FC5943" w:rsidP="00FC5943">
      <w:pPr>
        <w:pStyle w:val="3"/>
        <w:numPr>
          <w:ilvl w:val="0"/>
          <w:numId w:val="0"/>
        </w:numPr>
        <w:rPr>
          <w:b w:val="0"/>
          <w:i w:val="0"/>
        </w:rPr>
      </w:pPr>
      <w:bookmarkStart w:id="91" w:name="_Toc44341658"/>
      <w:bookmarkStart w:id="92" w:name="_Toc73436452"/>
      <w:bookmarkStart w:id="93" w:name="_Toc74085137"/>
      <w:r>
        <w:rPr>
          <w:lang w:val="en-US"/>
        </w:rPr>
        <w:t xml:space="preserve">2.3.1. </w:t>
      </w:r>
      <w:r w:rsidRPr="00D83368">
        <w:t>Требования</w:t>
      </w:r>
      <w:r>
        <w:t xml:space="preserve"> к функциональным характеристикам</w:t>
      </w:r>
      <w:bookmarkEnd w:id="91"/>
      <w:bookmarkEnd w:id="92"/>
      <w:bookmarkEnd w:id="93"/>
    </w:p>
    <w:p w14:paraId="3EC4F501" w14:textId="2460FB01" w:rsidR="00222AFF" w:rsidRDefault="00222AFF" w:rsidP="00222AFF">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04A75697" w14:textId="77777777" w:rsidR="00222AFF" w:rsidRDefault="00222AFF" w:rsidP="00E87833">
      <w:pPr>
        <w:pStyle w:val="a7"/>
        <w:numPr>
          <w:ilvl w:val="0"/>
          <w:numId w:val="21"/>
        </w:numPr>
        <w:ind w:left="1134" w:hanging="424"/>
        <w:rPr>
          <w:szCs w:val="28"/>
        </w:rPr>
      </w:pPr>
      <w:r>
        <w:rPr>
          <w:szCs w:val="28"/>
        </w:rPr>
        <w:t xml:space="preserve">Авторизация пользователей в </w:t>
      </w:r>
      <w:r>
        <w:rPr>
          <w:szCs w:val="28"/>
          <w:lang w:val="en-US"/>
        </w:rPr>
        <w:t>web</w:t>
      </w:r>
      <w:r>
        <w:rPr>
          <w:szCs w:val="28"/>
        </w:rPr>
        <w:t>-интерфейсе для администрирования:</w:t>
      </w:r>
    </w:p>
    <w:p w14:paraId="22B19B66" w14:textId="77777777" w:rsidR="00222AFF" w:rsidRDefault="00222AFF" w:rsidP="00222AFF">
      <w:pPr>
        <w:pStyle w:val="a7"/>
        <w:ind w:left="1134" w:firstLine="0"/>
        <w:rPr>
          <w:szCs w:val="28"/>
        </w:rPr>
      </w:pPr>
      <w:r>
        <w:rPr>
          <w:szCs w:val="28"/>
        </w:rPr>
        <w:t>Роли:</w:t>
      </w:r>
    </w:p>
    <w:p w14:paraId="12A368E8" w14:textId="06BDFEA3" w:rsidR="00222AFF" w:rsidRPr="00222AFF" w:rsidRDefault="00E74C40" w:rsidP="00222AFF">
      <w:pPr>
        <w:pStyle w:val="affffff8"/>
      </w:pPr>
      <w:r>
        <w:t>о</w:t>
      </w:r>
      <w:r w:rsidR="00222AFF" w:rsidRPr="00222AFF">
        <w:t>ператор – может управлять рассылкой сообщений, просматривать соответствующую историю сообщений;</w:t>
      </w:r>
    </w:p>
    <w:p w14:paraId="21FC3F62" w14:textId="3D971CA7" w:rsidR="00222AFF" w:rsidRPr="00222AFF" w:rsidRDefault="00E74C40" w:rsidP="00222AFF">
      <w:pPr>
        <w:pStyle w:val="affffff8"/>
      </w:pPr>
      <w:r>
        <w:t>а</w:t>
      </w:r>
      <w:r w:rsidR="00222AFF" w:rsidRPr="00222AFF">
        <w:t>дминистратор – имеет все возможности оператора, но также может просматривать список операторов, создавать новых операторов и удалять существующих.</w:t>
      </w:r>
    </w:p>
    <w:p w14:paraId="651867CB" w14:textId="77777777" w:rsidR="00222AFF" w:rsidRDefault="00222AFF" w:rsidP="00E87833">
      <w:pPr>
        <w:pStyle w:val="a7"/>
        <w:numPr>
          <w:ilvl w:val="0"/>
          <w:numId w:val="21"/>
        </w:numPr>
        <w:ind w:left="1134" w:hanging="425"/>
        <w:rPr>
          <w:szCs w:val="28"/>
        </w:rPr>
      </w:pPr>
      <w:r>
        <w:rPr>
          <w:szCs w:val="28"/>
        </w:rPr>
        <w:t>После осуществления входа в программный комплекс пользователь может:</w:t>
      </w:r>
    </w:p>
    <w:p w14:paraId="7452C4BD" w14:textId="12C8411B" w:rsidR="00222AFF" w:rsidRDefault="00222AFF" w:rsidP="00222AFF">
      <w:pPr>
        <w:pStyle w:val="affffff8"/>
      </w:pPr>
      <w:r>
        <w:lastRenderedPageBreak/>
        <w:t xml:space="preserve">отправлять сообщения на </w:t>
      </w:r>
      <w:r w:rsidR="002305CE">
        <w:t xml:space="preserve">существующие </w:t>
      </w:r>
      <w:r>
        <w:t>электронные почтовые</w:t>
      </w:r>
      <w:r w:rsidR="002305CE">
        <w:t xml:space="preserve"> адреса</w:t>
      </w:r>
      <w:r>
        <w:t>;</w:t>
      </w:r>
    </w:p>
    <w:p w14:paraId="45073550" w14:textId="690003ED" w:rsidR="00222AFF" w:rsidRDefault="00222AFF" w:rsidP="00C7688B">
      <w:pPr>
        <w:pStyle w:val="affffff8"/>
      </w:pPr>
      <w:r>
        <w:t>выбирать сервисы доставки из списка доступных на данный момент;</w:t>
      </w:r>
    </w:p>
    <w:p w14:paraId="2FEB8B50" w14:textId="22B913EE" w:rsidR="00222AFF" w:rsidRDefault="00222AFF" w:rsidP="00C7688B">
      <w:pPr>
        <w:pStyle w:val="affffff8"/>
      </w:pPr>
      <w:r>
        <w:t>прикреплять файлы к сообщению;</w:t>
      </w:r>
    </w:p>
    <w:p w14:paraId="04800FF5" w14:textId="0EB9A00B" w:rsidR="002305CE" w:rsidRDefault="002305CE" w:rsidP="00222AFF">
      <w:pPr>
        <w:pStyle w:val="affffff8"/>
      </w:pPr>
      <w:r>
        <w:t>просматривать список доставленных сообщений;</w:t>
      </w:r>
    </w:p>
    <w:p w14:paraId="7A4C35E7" w14:textId="03D63942" w:rsidR="00222AFF" w:rsidRDefault="00222AFF" w:rsidP="00222AFF">
      <w:pPr>
        <w:pStyle w:val="affffff8"/>
      </w:pPr>
      <w:r>
        <w:t>просматривать информацию о доставке сообщений.</w:t>
      </w:r>
    </w:p>
    <w:p w14:paraId="58BCE7D0" w14:textId="77777777" w:rsidR="00222AFF" w:rsidRDefault="00222AFF" w:rsidP="00E87833">
      <w:pPr>
        <w:pStyle w:val="a7"/>
        <w:numPr>
          <w:ilvl w:val="0"/>
          <w:numId w:val="21"/>
        </w:numPr>
        <w:ind w:left="1134" w:hanging="424"/>
        <w:rPr>
          <w:szCs w:val="28"/>
        </w:rPr>
      </w:pPr>
      <w:r>
        <w:rPr>
          <w:szCs w:val="28"/>
        </w:rPr>
        <w:t>Разрабатываемый комплекс должен обладать следующими функциями:</w:t>
      </w:r>
    </w:p>
    <w:p w14:paraId="7DE57A66" w14:textId="4538BB31" w:rsidR="00222AFF" w:rsidRDefault="00222AFF" w:rsidP="00222AFF">
      <w:pPr>
        <w:pStyle w:val="affffff8"/>
        <w:rPr>
          <w:szCs w:val="22"/>
        </w:rPr>
      </w:pPr>
      <w:r>
        <w:t xml:space="preserve">по умолчанию в первую очередь осуществлять попытку отправлять сообщение с помощью </w:t>
      </w:r>
      <w:r>
        <w:rPr>
          <w:lang w:val="en-US"/>
        </w:rPr>
        <w:t>SMTP</w:t>
      </w:r>
      <w:r>
        <w:t>-сервера;</w:t>
      </w:r>
    </w:p>
    <w:p w14:paraId="0BFCA547" w14:textId="1605989E" w:rsidR="00222AFF" w:rsidRDefault="00222AFF" w:rsidP="00222AFF">
      <w:pPr>
        <w:pStyle w:val="affffff8"/>
      </w:pPr>
      <w:r>
        <w:t xml:space="preserve">возможность повторной отправки недоставленного сообщения, но уже посредством другого доступного сервиса; </w:t>
      </w:r>
    </w:p>
    <w:p w14:paraId="6FD9D716" w14:textId="478DF91C" w:rsidR="00222AFF" w:rsidRDefault="00222AFF" w:rsidP="00222AFF">
      <w:pPr>
        <w:pStyle w:val="affffff8"/>
      </w:pPr>
      <w:r>
        <w:t xml:space="preserve">возможность отправлять сообщения посредством минимум </w:t>
      </w:r>
      <w:r w:rsidR="00C7688B">
        <w:rPr>
          <w:b/>
        </w:rPr>
        <w:t>двух</w:t>
      </w:r>
      <w:r>
        <w:t xml:space="preserve"> различных сервисов для отправки сообщений;</w:t>
      </w:r>
    </w:p>
    <w:p w14:paraId="55F5F08F" w14:textId="2D432B9A" w:rsidR="001E1CCB" w:rsidRDefault="001E1CCB" w:rsidP="00222AFF">
      <w:pPr>
        <w:pStyle w:val="affffff8"/>
      </w:pPr>
      <w:r>
        <w:t>в случае неудачной попытки отправить сообщение посредством каждого доступного сервера сообщение помещается в конец очереди;</w:t>
      </w:r>
    </w:p>
    <w:p w14:paraId="131D5118" w14:textId="79EB1F19" w:rsidR="00222AFF" w:rsidRDefault="00222AFF" w:rsidP="00222AFF">
      <w:pPr>
        <w:pStyle w:val="affffff8"/>
      </w:pPr>
      <w:r>
        <w:t xml:space="preserve">наличие </w:t>
      </w:r>
      <w:r>
        <w:rPr>
          <w:lang w:val="en-US"/>
        </w:rPr>
        <w:t>API</w:t>
      </w:r>
      <w:r>
        <w:t xml:space="preserve">, с помощью которого </w:t>
      </w:r>
      <w:r w:rsidR="001E1CCB">
        <w:t>разрабатываемый программный комплекс</w:t>
      </w:r>
      <w:r>
        <w:t xml:space="preserve"> можно будет встраивать в различные сервисы, использующие рассылку сообщений;</w:t>
      </w:r>
    </w:p>
    <w:p w14:paraId="30781387" w14:textId="2C7B17E3" w:rsidR="00222AFF" w:rsidRDefault="00222AFF" w:rsidP="00222AFF">
      <w:pPr>
        <w:pStyle w:val="affffff8"/>
      </w:pPr>
      <w:r>
        <w:t xml:space="preserve">независимость от </w:t>
      </w:r>
      <w:r w:rsidRPr="00222AFF">
        <w:t>пользовательского интерфейса</w:t>
      </w:r>
      <w:r>
        <w:t xml:space="preserve"> – возможность выполнять все функции с помощью методов </w:t>
      </w:r>
      <w:r>
        <w:rPr>
          <w:lang w:val="en-US"/>
        </w:rPr>
        <w:t>WEB</w:t>
      </w:r>
      <w:r w:rsidRPr="00222AFF">
        <w:t xml:space="preserve"> </w:t>
      </w:r>
      <w:r>
        <w:rPr>
          <w:lang w:val="en-US"/>
        </w:rPr>
        <w:t>API</w:t>
      </w:r>
      <w:r>
        <w:t>;</w:t>
      </w:r>
    </w:p>
    <w:p w14:paraId="48757036" w14:textId="2D730DA3" w:rsidR="001E1CCB" w:rsidRDefault="00222AFF" w:rsidP="001E1CCB">
      <w:pPr>
        <w:pStyle w:val="affffff8"/>
      </w:pPr>
      <w:r>
        <w:t>возможность прикреплять файлы</w:t>
      </w:r>
      <w:r w:rsidRPr="00222AFF">
        <w:t xml:space="preserve"> </w:t>
      </w:r>
      <w:r>
        <w:t xml:space="preserve">к сообщению (до 5 файлов в сообщении общим объемом до 10 Мб). </w:t>
      </w:r>
      <w:r w:rsidRPr="00222AFF">
        <w:rPr>
          <w:i/>
        </w:rPr>
        <w:t>Доступные</w:t>
      </w:r>
      <w:r>
        <w:t xml:space="preserve"> расширения: </w:t>
      </w:r>
      <w:r w:rsidRPr="00222AFF">
        <w:t>.</w:t>
      </w:r>
      <w:r>
        <w:rPr>
          <w:lang w:val="en-US"/>
        </w:rPr>
        <w:t>doc</w:t>
      </w:r>
      <w:r w:rsidRPr="00222AFF">
        <w:t>, .</w:t>
      </w:r>
      <w:r>
        <w:rPr>
          <w:lang w:val="en-US"/>
        </w:rPr>
        <w:t>docx</w:t>
      </w:r>
      <w:r w:rsidRPr="00222AFF">
        <w:t>, .</w:t>
      </w:r>
      <w:r>
        <w:rPr>
          <w:lang w:val="en-US"/>
        </w:rPr>
        <w:t>xlsx</w:t>
      </w:r>
      <w:r w:rsidRPr="00222AFF">
        <w:t>, .</w:t>
      </w:r>
      <w:r>
        <w:rPr>
          <w:lang w:val="en-US"/>
        </w:rPr>
        <w:t>csv</w:t>
      </w:r>
      <w:r w:rsidRPr="00222AFF">
        <w:t>, .</w:t>
      </w:r>
      <w:r>
        <w:rPr>
          <w:lang w:val="en-US"/>
        </w:rPr>
        <w:t>png</w:t>
      </w:r>
      <w:r w:rsidRPr="00222AFF">
        <w:t>, .</w:t>
      </w:r>
      <w:r>
        <w:rPr>
          <w:lang w:val="en-US"/>
        </w:rPr>
        <w:t>svg</w:t>
      </w:r>
      <w:r w:rsidRPr="00222AFF">
        <w:t>, .</w:t>
      </w:r>
      <w:r>
        <w:rPr>
          <w:lang w:val="en-US"/>
        </w:rPr>
        <w:t>rar</w:t>
      </w:r>
      <w:r w:rsidRPr="00222AFF">
        <w:t>;</w:t>
      </w:r>
    </w:p>
    <w:p w14:paraId="617D5AA2" w14:textId="3C7A45D6" w:rsidR="001E1CCB" w:rsidRDefault="00222AFF" w:rsidP="001E1CCB">
      <w:pPr>
        <w:pStyle w:val="affffff8"/>
      </w:pPr>
      <w:r>
        <w:t>возможность хранить историю сообщений, т.е. хранить ранее отправленные сообщения и давать доступ к просмотру информации об их доставке;</w:t>
      </w:r>
      <w:r w:rsidR="001E1CCB" w:rsidRPr="001E1CCB">
        <w:t xml:space="preserve"> </w:t>
      </w:r>
    </w:p>
    <w:p w14:paraId="47A4E3C3" w14:textId="028D7E5D" w:rsidR="00222AFF" w:rsidRPr="00C7688B" w:rsidRDefault="001E1CCB" w:rsidP="00C7688B">
      <w:pPr>
        <w:pStyle w:val="affffff8"/>
        <w:rPr>
          <w:b/>
        </w:rPr>
      </w:pPr>
      <w:r>
        <w:t>возможность скачать ранее прикрепленные файлы</w:t>
      </w:r>
      <w:r w:rsidR="00222AFF">
        <w:t>.</w:t>
      </w:r>
    </w:p>
    <w:p w14:paraId="1BC27EBE" w14:textId="77777777" w:rsidR="00222AFF" w:rsidRDefault="00222AFF" w:rsidP="00E87833">
      <w:pPr>
        <w:pStyle w:val="a7"/>
        <w:numPr>
          <w:ilvl w:val="0"/>
          <w:numId w:val="21"/>
        </w:numPr>
        <w:ind w:left="1134" w:hanging="424"/>
        <w:rPr>
          <w:szCs w:val="28"/>
        </w:rPr>
      </w:pPr>
      <w:r>
        <w:rPr>
          <w:szCs w:val="28"/>
        </w:rPr>
        <w:lastRenderedPageBreak/>
        <w:t>Разрабатываемый комплекс предоставляет асинхронную отправку сообщений: 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0F84FCC5" w14:textId="77777777" w:rsidR="00222AFF" w:rsidRDefault="00222AFF" w:rsidP="00E87833">
      <w:pPr>
        <w:pStyle w:val="a7"/>
        <w:numPr>
          <w:ilvl w:val="0"/>
          <w:numId w:val="21"/>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BE1B873" w14:textId="77777777" w:rsidR="00222AFF" w:rsidRDefault="00222AFF" w:rsidP="00E87833">
      <w:pPr>
        <w:pStyle w:val="a7"/>
        <w:numPr>
          <w:ilvl w:val="0"/>
          <w:numId w:val="21"/>
        </w:numPr>
        <w:ind w:left="1134" w:hanging="425"/>
      </w:pPr>
      <w:r>
        <w:t>Требования к интерфейсу</w:t>
      </w:r>
    </w:p>
    <w:p w14:paraId="1D6E1E66" w14:textId="77777777" w:rsidR="00222AFF" w:rsidRDefault="00222AFF" w:rsidP="00222AFF">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2490E408" w14:textId="0EF1A65A" w:rsidR="00222AFF" w:rsidRDefault="00222AFF" w:rsidP="00E87833">
      <w:pPr>
        <w:pStyle w:val="a0"/>
        <w:numPr>
          <w:ilvl w:val="0"/>
          <w:numId w:val="22"/>
        </w:numPr>
        <w:rPr>
          <w:szCs w:val="28"/>
        </w:rPr>
      </w:pPr>
      <w:r>
        <w:t xml:space="preserve">интерфейс для работы с подсистемой (интерфейс администратора) – </w:t>
      </w:r>
      <w:r>
        <w:rPr>
          <w:lang w:val="en-US"/>
        </w:rPr>
        <w:t>web</w:t>
      </w:r>
      <w: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6588CA7D" w14:textId="2202E4CF" w:rsidR="00222AFF" w:rsidRDefault="00222AFF" w:rsidP="00E87833">
      <w:pPr>
        <w:pStyle w:val="a0"/>
        <w:numPr>
          <w:ilvl w:val="0"/>
          <w:numId w:val="22"/>
        </w:numPr>
        <w:rPr>
          <w:szCs w:val="28"/>
        </w:rPr>
      </w:pPr>
      <w:r>
        <w:t>необходимо обеспечить совместимость с основными браузерами (последние версии Chrome, Firefox, Safari, Opera; IE начиная с 10 версии). Верстка должна быть адаптивной и рассчитана на минимальное разрешение экрана 1280×720;</w:t>
      </w:r>
    </w:p>
    <w:p w14:paraId="4BCD1778" w14:textId="77777777" w:rsidR="00222AFF" w:rsidRDefault="00222AFF" w:rsidP="00E87833">
      <w:pPr>
        <w:pStyle w:val="a0"/>
        <w:numPr>
          <w:ilvl w:val="0"/>
          <w:numId w:val="22"/>
        </w:numPr>
        <w:rPr>
          <w:szCs w:val="28"/>
        </w:rPr>
      </w:pPr>
      <w:r>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160A2C51" w14:textId="444853F2" w:rsidR="00222AFF" w:rsidRDefault="00222AFF" w:rsidP="00E87833">
      <w:pPr>
        <w:pStyle w:val="a0"/>
        <w:numPr>
          <w:ilvl w:val="0"/>
          <w:numId w:val="22"/>
        </w:numPr>
        <w:rPr>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F52CB1C" w14:textId="77777777" w:rsidR="00222AFF" w:rsidRDefault="00222AFF" w:rsidP="00E87833">
      <w:pPr>
        <w:pStyle w:val="a0"/>
        <w:numPr>
          <w:ilvl w:val="0"/>
          <w:numId w:val="22"/>
        </w:numPr>
        <w:rPr>
          <w:szCs w:val="28"/>
        </w:rPr>
      </w:pPr>
      <w:r>
        <w:t>на длинных страницах необходимо применять ссылки, возвращающие пользователя в верхнюю часть страницы.</w:t>
      </w:r>
    </w:p>
    <w:p w14:paraId="4646C70A" w14:textId="77777777" w:rsidR="00222AFF" w:rsidRDefault="00222AFF" w:rsidP="00222AFF">
      <w:pPr>
        <w:rPr>
          <w:szCs w:val="28"/>
        </w:rPr>
      </w:pPr>
      <w:r>
        <w:rPr>
          <w:b/>
          <w:szCs w:val="28"/>
        </w:rPr>
        <w:t xml:space="preserve">Получение данных. </w:t>
      </w:r>
      <w:r>
        <w:rPr>
          <w:szCs w:val="28"/>
        </w:rPr>
        <w:t>Система получает на вход:</w:t>
      </w:r>
    </w:p>
    <w:p w14:paraId="244EAA9E" w14:textId="14794FEC" w:rsidR="00222AFF" w:rsidRDefault="00222AFF" w:rsidP="00E87833">
      <w:pPr>
        <w:pStyle w:val="a0"/>
        <w:numPr>
          <w:ilvl w:val="0"/>
          <w:numId w:val="23"/>
        </w:numPr>
      </w:pPr>
      <w:r>
        <w:lastRenderedPageBreak/>
        <w:t xml:space="preserve">тему; </w:t>
      </w:r>
    </w:p>
    <w:p w14:paraId="78F43D05" w14:textId="4D179C31" w:rsidR="00222AFF" w:rsidRDefault="00222AFF" w:rsidP="00E87833">
      <w:pPr>
        <w:pStyle w:val="a0"/>
        <w:numPr>
          <w:ilvl w:val="0"/>
          <w:numId w:val="23"/>
        </w:numPr>
      </w:pPr>
      <w:r>
        <w:t xml:space="preserve">тело сообщения; </w:t>
      </w:r>
    </w:p>
    <w:p w14:paraId="4CD5EFE9" w14:textId="7998D916" w:rsidR="00222AFF" w:rsidRDefault="0083681A" w:rsidP="00E87833">
      <w:pPr>
        <w:pStyle w:val="a0"/>
        <w:numPr>
          <w:ilvl w:val="0"/>
          <w:numId w:val="23"/>
        </w:numPr>
      </w:pPr>
      <w:r>
        <w:t>список прикрепленных файлов</w:t>
      </w:r>
      <w:r w:rsidR="00222AFF">
        <w:t xml:space="preserve">; </w:t>
      </w:r>
    </w:p>
    <w:p w14:paraId="4661AAAA" w14:textId="77777777" w:rsidR="00222AFF" w:rsidRDefault="00222AFF" w:rsidP="00E87833">
      <w:pPr>
        <w:pStyle w:val="a0"/>
        <w:numPr>
          <w:ilvl w:val="0"/>
          <w:numId w:val="23"/>
        </w:numPr>
      </w:pPr>
      <w:r>
        <w:t xml:space="preserve">список адресов, на которые нужно отправить сообщения; </w:t>
      </w:r>
    </w:p>
    <w:p w14:paraId="2BDD209D" w14:textId="2360A78C" w:rsidR="00222AFF" w:rsidRDefault="0083681A" w:rsidP="00E87833">
      <w:pPr>
        <w:pStyle w:val="a0"/>
        <w:numPr>
          <w:ilvl w:val="0"/>
          <w:numId w:val="23"/>
        </w:numPr>
      </w:pPr>
      <w:r>
        <w:t>выбранный сервис доставки, посредством которого</w:t>
      </w:r>
      <w:r w:rsidR="00222AFF">
        <w:t xml:space="preserve"> необходимо доставить сообщение; </w:t>
      </w:r>
    </w:p>
    <w:p w14:paraId="5D38ED3E" w14:textId="6AB5190D" w:rsidR="00222AFF" w:rsidRDefault="0083681A" w:rsidP="0083681A">
      <w:pPr>
        <w:pStyle w:val="a0"/>
        <w:numPr>
          <w:ilvl w:val="0"/>
          <w:numId w:val="0"/>
        </w:numPr>
        <w:ind w:left="720"/>
        <w:rPr>
          <w:b/>
        </w:rPr>
      </w:pPr>
      <w:r w:rsidRPr="0083681A">
        <w:t xml:space="preserve">6) </w:t>
      </w:r>
      <w:r w:rsidR="00222AFF">
        <w:t>запланированное время доставки или диапазоны времени, в пределах которых сообщение должно быть доставлено.</w:t>
      </w:r>
    </w:p>
    <w:p w14:paraId="39FD16CC" w14:textId="14821528" w:rsidR="0083681A" w:rsidRDefault="0083681A" w:rsidP="0083681A">
      <w:pPr>
        <w:rPr>
          <w:b/>
          <w:szCs w:val="28"/>
        </w:rPr>
      </w:pPr>
      <w:r>
        <w:rPr>
          <w:b/>
          <w:szCs w:val="28"/>
        </w:rPr>
        <w:t xml:space="preserve">Выходные данные. </w:t>
      </w:r>
      <w:r>
        <w:rPr>
          <w:szCs w:val="28"/>
        </w:rPr>
        <w:t>Система предоставляет пользователю историю соо</w:t>
      </w:r>
      <w:r w:rsidR="00115F3F">
        <w:rPr>
          <w:szCs w:val="28"/>
        </w:rPr>
        <w:t>бщений с информацией о доставке, список контактов, список доступных сервисов доставки.</w:t>
      </w:r>
    </w:p>
    <w:p w14:paraId="3D605D96" w14:textId="5D97C489" w:rsidR="0083681A" w:rsidRDefault="0083681A" w:rsidP="0083681A">
      <w:pPr>
        <w:rPr>
          <w:b/>
          <w:szCs w:val="28"/>
        </w:rPr>
      </w:pPr>
      <w:r>
        <w:rPr>
          <w:b/>
          <w:szCs w:val="28"/>
        </w:rPr>
        <w:t xml:space="preserve">Отправка данных. </w:t>
      </w:r>
      <w:r>
        <w:rPr>
          <w:szCs w:val="28"/>
        </w:rPr>
        <w:t xml:space="preserve">Система обрабатывает полученные от пользователя данные через </w:t>
      </w:r>
      <w:r w:rsidR="00115F3F">
        <w:rPr>
          <w:szCs w:val="28"/>
          <w:lang w:val="en-US"/>
        </w:rPr>
        <w:t>WEB</w:t>
      </w:r>
      <w:r w:rsidRPr="0083681A">
        <w:rPr>
          <w:szCs w:val="28"/>
        </w:rPr>
        <w:t xml:space="preserve"> </w:t>
      </w:r>
      <w:r>
        <w:rPr>
          <w:szCs w:val="28"/>
          <w:lang w:val="en-US"/>
        </w:rPr>
        <w:t>API</w:t>
      </w:r>
      <w:r w:rsidR="00115F3F" w:rsidRPr="00115F3F">
        <w:rPr>
          <w:szCs w:val="28"/>
        </w:rPr>
        <w:t xml:space="preserve"> </w:t>
      </w:r>
      <w:r w:rsidR="00115F3F">
        <w:rPr>
          <w:szCs w:val="28"/>
        </w:rPr>
        <w:t>[2]</w:t>
      </w:r>
      <w:r w:rsidRPr="0083681A">
        <w:rPr>
          <w:szCs w:val="28"/>
        </w:rPr>
        <w:t xml:space="preserve"> </w:t>
      </w:r>
      <w:r>
        <w:rPr>
          <w:szCs w:val="28"/>
        </w:rPr>
        <w:t>и передает их указанным сервисам доставки.</w:t>
      </w:r>
    </w:p>
    <w:p w14:paraId="4F3CF18E" w14:textId="43D35624" w:rsidR="0083681A" w:rsidRDefault="00FC5943" w:rsidP="00FC5943">
      <w:pPr>
        <w:pStyle w:val="3"/>
        <w:numPr>
          <w:ilvl w:val="0"/>
          <w:numId w:val="0"/>
        </w:numPr>
      </w:pPr>
      <w:bookmarkStart w:id="94" w:name="_Toc73469548"/>
      <w:bookmarkStart w:id="95" w:name="_Toc73879656"/>
      <w:bookmarkStart w:id="96" w:name="_Toc74085138"/>
      <w:r>
        <w:rPr>
          <w:lang w:val="en-US"/>
        </w:rPr>
        <w:t xml:space="preserve">2.3.2. </w:t>
      </w:r>
      <w:r w:rsidR="0083681A">
        <w:t>Требования к надежности</w:t>
      </w:r>
      <w:bookmarkEnd w:id="94"/>
      <w:bookmarkEnd w:id="95"/>
      <w:bookmarkEnd w:id="96"/>
    </w:p>
    <w:p w14:paraId="700BB35E" w14:textId="77777777" w:rsidR="0083681A" w:rsidRPr="00C7688B" w:rsidRDefault="0083681A" w:rsidP="00C7688B">
      <w:pPr>
        <w:pStyle w:val="c"/>
        <w:rPr>
          <w:lang w:val="ru-RU"/>
        </w:rPr>
      </w:pPr>
      <w:r w:rsidRPr="00C7688B">
        <w:rPr>
          <w:lang w:val="ru-RU"/>
        </w:rPr>
        <w:t>Требования к обеспечению надежного функционирования программы</w:t>
      </w:r>
    </w:p>
    <w:p w14:paraId="0BED14BD" w14:textId="77777777" w:rsidR="0083681A" w:rsidRDefault="0083681A" w:rsidP="0083681A">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1D723D70" w14:textId="77777777" w:rsidR="0083681A" w:rsidRDefault="0083681A" w:rsidP="00E87833">
      <w:pPr>
        <w:pStyle w:val="a0"/>
        <w:numPr>
          <w:ilvl w:val="0"/>
          <w:numId w:val="24"/>
        </w:numPr>
        <w:rPr>
          <w:lang w:eastAsia="ru-RU"/>
        </w:rPr>
      </w:pPr>
      <w:r>
        <w:rPr>
          <w:lang w:eastAsia="ru-RU"/>
        </w:rPr>
        <w:t>организацией бесперебойного питания технических средств;</w:t>
      </w:r>
    </w:p>
    <w:p w14:paraId="4DEAEF2C" w14:textId="43DD577D" w:rsidR="0083681A" w:rsidRDefault="0083681A" w:rsidP="00E87833">
      <w:pPr>
        <w:pStyle w:val="a0"/>
        <w:numPr>
          <w:ilvl w:val="0"/>
          <w:numId w:val="24"/>
        </w:numPr>
        <w:rPr>
          <w:lang w:eastAsia="ru-RU"/>
        </w:rPr>
      </w:pPr>
      <w:r>
        <w:rPr>
          <w:lang w:eastAsia="ru-RU"/>
        </w:rPr>
        <w:t>использованием лицензионного программного обеспечения;</w:t>
      </w:r>
    </w:p>
    <w:p w14:paraId="3EA3170A" w14:textId="2E3C9C44" w:rsidR="0083681A" w:rsidRDefault="0083681A" w:rsidP="00E87833">
      <w:pPr>
        <w:pStyle w:val="a0"/>
        <w:numPr>
          <w:ilvl w:val="0"/>
          <w:numId w:val="18"/>
        </w:numPr>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11B7BBBE" w14:textId="6C67405A" w:rsidR="0083681A" w:rsidRDefault="0083681A" w:rsidP="00E87833">
      <w:pPr>
        <w:pStyle w:val="a0"/>
        <w:numPr>
          <w:ilvl w:val="0"/>
          <w:numId w:val="18"/>
        </w:numPr>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50AA2B15" w14:textId="256FCEF7" w:rsidR="0083681A" w:rsidRDefault="0083681A" w:rsidP="00C7688B">
      <w:pPr>
        <w:pStyle w:val="c"/>
      </w:pPr>
      <w:r>
        <w:t xml:space="preserve">Время восстановления после </w:t>
      </w:r>
      <w:commentRangeStart w:id="97"/>
      <w:r>
        <w:t>отказа</w:t>
      </w:r>
      <w:commentRangeEnd w:id="97"/>
      <w:r w:rsidR="007D6ADB">
        <w:rPr>
          <w:rStyle w:val="af1"/>
        </w:rPr>
        <w:commentReference w:id="97"/>
      </w:r>
      <w:r w:rsidR="00EA1425">
        <w:t>.</w:t>
      </w:r>
    </w:p>
    <w:p w14:paraId="2B43B446" w14:textId="77777777" w:rsidR="0083681A" w:rsidRDefault="0083681A" w:rsidP="0083681A">
      <w:pPr>
        <w:rPr>
          <w:lang w:eastAsia="ru-RU"/>
        </w:rPr>
      </w:pPr>
      <w:r>
        <w:rPr>
          <w:lang w:eastAsia="ru-RU"/>
        </w:rPr>
        <w:t xml:space="preserve">Время восстановления после отказа, вызванного сбоем электропитания технических средств (иными внешними факторами), не фатальным сбоем (не </w:t>
      </w:r>
      <w:r>
        <w:rPr>
          <w:lang w:eastAsia="ru-RU"/>
        </w:rPr>
        <w:lastRenderedPageBreak/>
        <w:t>крахом) операционной системы, не должно превышать 30-ти минут при условии соблюдения условий эксплуатации технических и программных средств.</w:t>
      </w:r>
    </w:p>
    <w:p w14:paraId="5F67ADA1" w14:textId="77777777" w:rsidR="0083681A" w:rsidRDefault="0083681A" w:rsidP="0083681A">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277CEF47" w14:textId="77777777" w:rsidR="0083681A" w:rsidRPr="00C7688B" w:rsidRDefault="0083681A" w:rsidP="00C7688B">
      <w:pPr>
        <w:pStyle w:val="c"/>
        <w:rPr>
          <w:lang w:val="ru-RU"/>
        </w:rPr>
      </w:pPr>
      <w:r w:rsidRPr="00C7688B">
        <w:rPr>
          <w:lang w:val="ru-RU"/>
        </w:rPr>
        <w:t>Отказы из-за некорректных действий оператора</w:t>
      </w:r>
    </w:p>
    <w:p w14:paraId="7EF43EF2" w14:textId="77777777" w:rsidR="0083681A" w:rsidRDefault="0083681A" w:rsidP="0083681A">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7B1FC70B" w14:textId="77777777" w:rsidR="0083681A" w:rsidRDefault="0083681A" w:rsidP="0083681A">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0D23D807" w14:textId="19FEA930" w:rsidR="0083681A" w:rsidRDefault="0083681A" w:rsidP="00A106AA">
      <w:pPr>
        <w:pStyle w:val="2"/>
      </w:pPr>
      <w:bookmarkStart w:id="98" w:name="_Toc73469549"/>
      <w:bookmarkStart w:id="99" w:name="_Toc8643079"/>
      <w:bookmarkStart w:id="100" w:name="_Toc44341660"/>
      <w:bookmarkStart w:id="101" w:name="_Toc73879657"/>
      <w:bookmarkStart w:id="102" w:name="_Toc74085139"/>
      <w:r>
        <w:t>Условия эксплуатации</w:t>
      </w:r>
      <w:bookmarkEnd w:id="98"/>
      <w:bookmarkEnd w:id="99"/>
      <w:bookmarkEnd w:id="100"/>
      <w:bookmarkEnd w:id="101"/>
      <w:bookmarkEnd w:id="102"/>
    </w:p>
    <w:p w14:paraId="33232EBB" w14:textId="171A22B6" w:rsidR="0083681A" w:rsidRDefault="00FC5943" w:rsidP="00FC5943">
      <w:pPr>
        <w:pStyle w:val="3"/>
        <w:numPr>
          <w:ilvl w:val="0"/>
          <w:numId w:val="0"/>
        </w:numPr>
      </w:pPr>
      <w:bookmarkStart w:id="103" w:name="_Toc73469550"/>
      <w:bookmarkStart w:id="104" w:name="_Toc73879658"/>
      <w:bookmarkStart w:id="105" w:name="_Toc74085140"/>
      <w:r>
        <w:rPr>
          <w:lang w:val="en-US"/>
        </w:rPr>
        <w:t xml:space="preserve">2.4.1. </w:t>
      </w:r>
      <w:r w:rsidR="0083681A">
        <w:t>Климатические условия эксплуатации</w:t>
      </w:r>
      <w:bookmarkEnd w:id="103"/>
      <w:bookmarkEnd w:id="104"/>
      <w:bookmarkEnd w:id="105"/>
    </w:p>
    <w:p w14:paraId="67C47986" w14:textId="77777777" w:rsidR="0083681A" w:rsidRDefault="0083681A" w:rsidP="0083681A">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7776EF5B" w14:textId="7FDD6411" w:rsidR="0083681A" w:rsidRDefault="00FC5943" w:rsidP="00FC5943">
      <w:pPr>
        <w:pStyle w:val="3"/>
        <w:numPr>
          <w:ilvl w:val="0"/>
          <w:numId w:val="0"/>
        </w:numPr>
      </w:pPr>
      <w:bookmarkStart w:id="106" w:name="_Toc73469551"/>
      <w:bookmarkStart w:id="107" w:name="_Toc73879659"/>
      <w:bookmarkStart w:id="108" w:name="_Toc8643080"/>
      <w:bookmarkStart w:id="109" w:name="_Toc44341661"/>
      <w:bookmarkStart w:id="110" w:name="_Toc74085141"/>
      <w:r>
        <w:t xml:space="preserve">2.4.2. </w:t>
      </w:r>
      <w:r w:rsidR="0083681A">
        <w:t>Требования к квалификации и численности персонала</w:t>
      </w:r>
      <w:bookmarkEnd w:id="106"/>
      <w:bookmarkEnd w:id="107"/>
      <w:bookmarkEnd w:id="110"/>
    </w:p>
    <w:p w14:paraId="28C9628E" w14:textId="77777777" w:rsidR="0083681A" w:rsidRDefault="0083681A" w:rsidP="0083681A">
      <w:pPr>
        <w:rPr>
          <w:szCs w:val="28"/>
          <w:lang w:eastAsia="ru-RU"/>
        </w:rPr>
      </w:pPr>
      <w:r>
        <w:rPr>
          <w:color w:val="000000"/>
          <w:szCs w:val="28"/>
        </w:rPr>
        <w:t>Минимальное количество персонала, требуемого для работы программного комплекса, должно составлять не менее 1 человека: администратор, управляющий настройкой подсистемы.</w:t>
      </w:r>
    </w:p>
    <w:p w14:paraId="50D6BC06" w14:textId="016A8BE3" w:rsidR="0083681A" w:rsidRDefault="00FC5943" w:rsidP="00FC5943">
      <w:pPr>
        <w:pStyle w:val="3"/>
        <w:numPr>
          <w:ilvl w:val="0"/>
          <w:numId w:val="0"/>
        </w:numPr>
      </w:pPr>
      <w:bookmarkStart w:id="111" w:name="_Toc73469552"/>
      <w:bookmarkStart w:id="112" w:name="_Toc73879660"/>
      <w:bookmarkStart w:id="113" w:name="_Toc74085142"/>
      <w:bookmarkEnd w:id="108"/>
      <w:bookmarkEnd w:id="109"/>
      <w:r>
        <w:t xml:space="preserve">2.4.3. </w:t>
      </w:r>
      <w:r w:rsidR="0083681A">
        <w:t>Требования к составу и параметрам технических средств</w:t>
      </w:r>
      <w:bookmarkEnd w:id="111"/>
      <w:bookmarkEnd w:id="112"/>
      <w:bookmarkEnd w:id="113"/>
    </w:p>
    <w:p w14:paraId="58F8153C" w14:textId="77777777" w:rsidR="0083681A" w:rsidRDefault="0083681A" w:rsidP="00115F3F">
      <w:pPr>
        <w:pStyle w:val="aff0"/>
      </w:pPr>
      <w:r>
        <w:t>Программный комплекс 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40537D95" w14:textId="77777777" w:rsidR="0083681A" w:rsidRDefault="0083681A" w:rsidP="00115F3F">
      <w:pPr>
        <w:pStyle w:val="aff0"/>
      </w:pPr>
      <w:r>
        <w:t xml:space="preserve">Сервер приложения: </w:t>
      </w:r>
    </w:p>
    <w:p w14:paraId="5E058E5A" w14:textId="77777777" w:rsidR="0083681A" w:rsidRDefault="0083681A" w:rsidP="00115F3F">
      <w:pPr>
        <w:pStyle w:val="a"/>
        <w:rPr>
          <w:lang w:val="en-US"/>
        </w:rPr>
      </w:pPr>
      <w:r>
        <w:t>наличие веб-</w:t>
      </w:r>
      <w:r w:rsidRPr="00115F3F">
        <w:t>сервера</w:t>
      </w:r>
      <w:r>
        <w:t xml:space="preserve"> </w:t>
      </w:r>
      <w:r>
        <w:rPr>
          <w:lang w:val="en-US"/>
        </w:rPr>
        <w:t>IIS.</w:t>
      </w:r>
    </w:p>
    <w:p w14:paraId="1632E8A4" w14:textId="77777777" w:rsidR="0083681A" w:rsidRDefault="0083681A" w:rsidP="0083681A">
      <w:pPr>
        <w:pStyle w:val="a"/>
      </w:pPr>
      <w:r>
        <w:t>процессор: 3,1 ГГц и выше;</w:t>
      </w:r>
    </w:p>
    <w:p w14:paraId="3A139C2B" w14:textId="77777777" w:rsidR="0083681A" w:rsidRDefault="0083681A" w:rsidP="0083681A">
      <w:pPr>
        <w:pStyle w:val="a"/>
      </w:pPr>
      <w:r>
        <w:t>ОЗУ</w:t>
      </w:r>
      <w:r>
        <w:rPr>
          <w:lang w:val="en-US"/>
        </w:rPr>
        <w:t xml:space="preserve">: </w:t>
      </w:r>
      <w:r>
        <w:t>16Гб</w:t>
      </w:r>
      <w:r>
        <w:rPr>
          <w:lang w:val="en-US"/>
        </w:rPr>
        <w:t>;</w:t>
      </w:r>
    </w:p>
    <w:p w14:paraId="1D5AE721" w14:textId="77777777" w:rsidR="0083681A" w:rsidRDefault="0083681A" w:rsidP="0083681A">
      <w:pPr>
        <w:pStyle w:val="a"/>
      </w:pPr>
      <w:r>
        <w:rPr>
          <w:lang w:val="en-US"/>
        </w:rPr>
        <w:lastRenderedPageBreak/>
        <w:t xml:space="preserve">SSD </w:t>
      </w:r>
      <w:r>
        <w:t>диск</w:t>
      </w:r>
      <w:r>
        <w:rPr>
          <w:lang w:val="en-US"/>
        </w:rPr>
        <w:t>.</w:t>
      </w:r>
    </w:p>
    <w:p w14:paraId="436197BB" w14:textId="77777777" w:rsidR="0083681A" w:rsidRDefault="0083681A" w:rsidP="00115F3F">
      <w:pPr>
        <w:pStyle w:val="aff0"/>
      </w:pPr>
      <w:r>
        <w:t xml:space="preserve">Сервер баз данных: </w:t>
      </w:r>
    </w:p>
    <w:p w14:paraId="1206CA5C" w14:textId="77777777" w:rsidR="0083681A" w:rsidRDefault="0083681A" w:rsidP="00115F3F">
      <w:pPr>
        <w:pStyle w:val="a"/>
      </w:pPr>
      <w:r>
        <w:t>процессор: 3,1 ГГц и выше;</w:t>
      </w:r>
    </w:p>
    <w:p w14:paraId="298DF4B4" w14:textId="77777777" w:rsidR="0083681A" w:rsidRDefault="0083681A" w:rsidP="0083681A">
      <w:pPr>
        <w:pStyle w:val="a"/>
      </w:pPr>
      <w:r>
        <w:t>ОЗУ</w:t>
      </w:r>
      <w:r>
        <w:rPr>
          <w:lang w:val="en-US"/>
        </w:rPr>
        <w:t xml:space="preserve">: </w:t>
      </w:r>
      <w:r>
        <w:t>16Гб и выше</w:t>
      </w:r>
      <w:r>
        <w:rPr>
          <w:lang w:val="en-US"/>
        </w:rPr>
        <w:t>;</w:t>
      </w:r>
    </w:p>
    <w:p w14:paraId="45F16998" w14:textId="17F509BD" w:rsidR="0083681A" w:rsidRDefault="0083681A" w:rsidP="0083681A">
      <w:pPr>
        <w:pStyle w:val="a"/>
      </w:pPr>
      <w:r>
        <w:rPr>
          <w:lang w:val="en-US"/>
        </w:rPr>
        <w:t xml:space="preserve">SSD </w:t>
      </w:r>
      <w:r>
        <w:t>диск</w:t>
      </w:r>
      <w:r>
        <w:rPr>
          <w:lang w:val="en-US"/>
        </w:rPr>
        <w:t>.</w:t>
      </w:r>
    </w:p>
    <w:p w14:paraId="596CBBA4" w14:textId="4E4565A2" w:rsidR="0083681A" w:rsidRPr="001E2D53" w:rsidRDefault="00FC5943" w:rsidP="00FC5943">
      <w:pPr>
        <w:pStyle w:val="3"/>
        <w:numPr>
          <w:ilvl w:val="0"/>
          <w:numId w:val="0"/>
        </w:numPr>
        <w:rPr>
          <w:color w:val="000000" w:themeColor="text1"/>
        </w:rPr>
      </w:pPr>
      <w:bookmarkStart w:id="114" w:name="_Toc73469553"/>
      <w:bookmarkStart w:id="115" w:name="_Toc8643083"/>
      <w:bookmarkStart w:id="116" w:name="_Toc44341664"/>
      <w:bookmarkStart w:id="117" w:name="_Toc73879661"/>
      <w:bookmarkStart w:id="118" w:name="_Toc74085143"/>
      <w:r>
        <w:t xml:space="preserve">2.4.4. </w:t>
      </w:r>
      <w:r w:rsidR="0083681A">
        <w:t>Требования к программной совместимости</w:t>
      </w:r>
      <w:bookmarkEnd w:id="114"/>
      <w:bookmarkEnd w:id="115"/>
      <w:bookmarkEnd w:id="116"/>
      <w:bookmarkEnd w:id="117"/>
      <w:bookmarkEnd w:id="118"/>
    </w:p>
    <w:p w14:paraId="3B677119" w14:textId="77777777" w:rsidR="0083681A" w:rsidRDefault="0083681A" w:rsidP="0083681A">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0A6AA2DA" w14:textId="77777777" w:rsidR="0083681A" w:rsidRDefault="0083681A" w:rsidP="0083681A">
      <w:pPr>
        <w:pStyle w:val="a"/>
        <w:rPr>
          <w:rFonts w:cstheme="minorBidi"/>
        </w:rPr>
      </w:pPr>
      <w:r>
        <w:t>лицензионная версия операционной системы «</w:t>
      </w:r>
      <w:r>
        <w:rPr>
          <w:lang w:val="en-US"/>
        </w:rPr>
        <w:t>Microsoft</w:t>
      </w:r>
      <w:r w:rsidRPr="0083681A">
        <w:t xml:space="preserve"> </w:t>
      </w:r>
      <w:r>
        <w:rPr>
          <w:lang w:val="en-US"/>
        </w:rPr>
        <w:t>Windows</w:t>
      </w:r>
      <w:r w:rsidRPr="0083681A">
        <w:t xml:space="preserve"> </w:t>
      </w:r>
      <w:r>
        <w:rPr>
          <w:lang w:val="en-US"/>
        </w:rPr>
        <w:t>Server</w:t>
      </w:r>
      <w:r>
        <w:t xml:space="preserve"> 2019»;</w:t>
      </w:r>
    </w:p>
    <w:p w14:paraId="37F645B6" w14:textId="77777777" w:rsidR="0083681A" w:rsidRDefault="0083681A" w:rsidP="0083681A">
      <w:pPr>
        <w:pStyle w:val="a"/>
        <w:rPr>
          <w:lang w:val="en-US"/>
        </w:rPr>
      </w:pPr>
      <w:r>
        <w:t>базы</w:t>
      </w:r>
      <w:r>
        <w:rPr>
          <w:lang w:val="en-US"/>
        </w:rPr>
        <w:t xml:space="preserve"> </w:t>
      </w:r>
      <w:r>
        <w:t>данных</w:t>
      </w:r>
      <w:r>
        <w:rPr>
          <w:lang w:val="en-US"/>
        </w:rPr>
        <w:t xml:space="preserve"> «Microsoft SQL Server 2019»;</w:t>
      </w:r>
    </w:p>
    <w:p w14:paraId="7DDD19A6" w14:textId="77777777" w:rsidR="0083681A" w:rsidRDefault="0083681A" w:rsidP="0083681A">
      <w:pPr>
        <w:pStyle w:val="a"/>
        <w:rPr>
          <w:lang w:val="en-US"/>
        </w:rPr>
      </w:pPr>
      <w:r>
        <w:t>СУБД</w:t>
      </w:r>
      <w:r>
        <w:rPr>
          <w:lang w:val="en-US"/>
        </w:rPr>
        <w:t xml:space="preserve"> «SQL Server Management Studio»;</w:t>
      </w:r>
    </w:p>
    <w:p w14:paraId="262E00E6" w14:textId="5F4B5591" w:rsidR="0083681A" w:rsidRDefault="0083681A" w:rsidP="0083681A">
      <w:pPr>
        <w:pStyle w:val="a"/>
        <w:rPr>
          <w:lang w:val="en-US"/>
        </w:rPr>
      </w:pPr>
      <w:r>
        <w:rPr>
          <w:lang w:val="en-US"/>
        </w:rPr>
        <w:t xml:space="preserve">web-браузер Google Chrome 89.0 </w:t>
      </w:r>
      <w:r>
        <w:t>или</w:t>
      </w:r>
      <w:r>
        <w:rPr>
          <w:lang w:val="en-US"/>
        </w:rPr>
        <w:t xml:space="preserve"> Safari 14, </w:t>
      </w:r>
      <w:r>
        <w:t>или</w:t>
      </w:r>
      <w:r>
        <w:rPr>
          <w:lang w:val="en-US"/>
        </w:rPr>
        <w:t xml:space="preserve"> Mozilla Firefox 91.6, </w:t>
      </w:r>
      <w:r>
        <w:t>или</w:t>
      </w:r>
      <w:r>
        <w:rPr>
          <w:lang w:val="en-US"/>
        </w:rPr>
        <w:t xml:space="preserve"> Opera 12;</w:t>
      </w:r>
    </w:p>
    <w:p w14:paraId="4DE53A51" w14:textId="77777777" w:rsidR="0083681A" w:rsidRDefault="0083681A" w:rsidP="0083681A">
      <w:pPr>
        <w:pStyle w:val="a"/>
        <w:rPr>
          <w:lang w:val="en-US"/>
        </w:rPr>
      </w:pPr>
      <w:r>
        <w:t>антивирусное программное обеспечение.</w:t>
      </w:r>
    </w:p>
    <w:p w14:paraId="6DFB0931" w14:textId="381B1D00" w:rsidR="0083681A" w:rsidRDefault="0083681A" w:rsidP="0083681A">
      <w:pPr>
        <w:ind w:firstLine="708"/>
        <w:rPr>
          <w:szCs w:val="28"/>
        </w:rPr>
      </w:pPr>
      <w:r>
        <w:rPr>
          <w:szCs w:val="28"/>
        </w:rPr>
        <w:t>Дополнительные требования к защите программного обеспечения</w:t>
      </w:r>
      <w:r w:rsidR="00A106AA">
        <w:rPr>
          <w:szCs w:val="28"/>
        </w:rPr>
        <w:t xml:space="preserve"> и информации не предъявляются.</w:t>
      </w:r>
    </w:p>
    <w:p w14:paraId="529C9FD9" w14:textId="77777777" w:rsidR="0083681A" w:rsidRDefault="0083681A" w:rsidP="00A106AA">
      <w:pPr>
        <w:pStyle w:val="2"/>
        <w:rPr>
          <w:szCs w:val="26"/>
        </w:rPr>
      </w:pPr>
      <w:bookmarkStart w:id="119" w:name="_Toc73469554"/>
      <w:bookmarkStart w:id="120" w:name="_Toc73879662"/>
      <w:bookmarkStart w:id="121" w:name="_Toc74085144"/>
      <w:r>
        <w:t>Программная документация</w:t>
      </w:r>
      <w:bookmarkEnd w:id="119"/>
      <w:bookmarkEnd w:id="120"/>
      <w:bookmarkEnd w:id="121"/>
    </w:p>
    <w:p w14:paraId="5DAD3C32" w14:textId="3080EEE1" w:rsidR="0083681A" w:rsidRDefault="00FC5943" w:rsidP="00FC5943">
      <w:pPr>
        <w:pStyle w:val="3"/>
        <w:numPr>
          <w:ilvl w:val="0"/>
          <w:numId w:val="0"/>
        </w:numPr>
      </w:pPr>
      <w:bookmarkStart w:id="122" w:name="_Toc73469555"/>
      <w:bookmarkStart w:id="123" w:name="_Toc73879663"/>
      <w:bookmarkStart w:id="124" w:name="_Toc74085145"/>
      <w:r>
        <w:t xml:space="preserve">2.5.1. </w:t>
      </w:r>
      <w:r w:rsidR="0083681A">
        <w:t>Предварительный состав программной документации</w:t>
      </w:r>
      <w:bookmarkEnd w:id="122"/>
      <w:bookmarkEnd w:id="123"/>
      <w:bookmarkEnd w:id="124"/>
    </w:p>
    <w:p w14:paraId="59EB2760" w14:textId="77777777" w:rsidR="0083681A" w:rsidRDefault="0083681A" w:rsidP="0083681A">
      <w:pPr>
        <w:ind w:firstLine="708"/>
        <w:rPr>
          <w:szCs w:val="28"/>
        </w:rPr>
      </w:pPr>
      <w:r>
        <w:rPr>
          <w:szCs w:val="28"/>
        </w:rPr>
        <w:t>Состав программной документации:</w:t>
      </w:r>
    </w:p>
    <w:p w14:paraId="2D526638" w14:textId="77777777" w:rsidR="0083681A" w:rsidRDefault="0083681A" w:rsidP="0083681A">
      <w:pPr>
        <w:pStyle w:val="a"/>
      </w:pPr>
      <w:r>
        <w:t>техническое задание;</w:t>
      </w:r>
    </w:p>
    <w:p w14:paraId="4D282BBD" w14:textId="77777777" w:rsidR="0083681A" w:rsidRDefault="0083681A" w:rsidP="0083681A">
      <w:pPr>
        <w:pStyle w:val="a"/>
      </w:pPr>
      <w:r>
        <w:t>программа и методики испытаний;</w:t>
      </w:r>
    </w:p>
    <w:p w14:paraId="1922D0BF" w14:textId="77777777" w:rsidR="0083681A" w:rsidRDefault="0083681A" w:rsidP="0083681A">
      <w:pPr>
        <w:pStyle w:val="a"/>
      </w:pPr>
      <w:r>
        <w:t>руководство оператора.</w:t>
      </w:r>
    </w:p>
    <w:p w14:paraId="67AEF61E" w14:textId="77777777" w:rsidR="0083681A" w:rsidRDefault="0083681A" w:rsidP="00A106AA">
      <w:pPr>
        <w:pStyle w:val="2"/>
        <w:rPr>
          <w:b w:val="0"/>
          <w:szCs w:val="26"/>
        </w:rPr>
      </w:pPr>
      <w:bookmarkStart w:id="125" w:name="_Toc73469556"/>
      <w:bookmarkStart w:id="126" w:name="_Toc44341665"/>
      <w:bookmarkStart w:id="127" w:name="_Toc73879664"/>
      <w:bookmarkStart w:id="128" w:name="_Toc74085146"/>
      <w:r>
        <w:t>Стадии</w:t>
      </w:r>
      <w:r>
        <w:rPr>
          <w:b w:val="0"/>
        </w:rPr>
        <w:t xml:space="preserve"> </w:t>
      </w:r>
      <w:r>
        <w:t>и этапы разработки</w:t>
      </w:r>
      <w:bookmarkEnd w:id="125"/>
      <w:bookmarkEnd w:id="126"/>
      <w:bookmarkEnd w:id="127"/>
      <w:bookmarkEnd w:id="128"/>
    </w:p>
    <w:p w14:paraId="3E24C8B8" w14:textId="0496F422" w:rsidR="0083681A" w:rsidRDefault="00FC5943" w:rsidP="00FC5943">
      <w:pPr>
        <w:pStyle w:val="3"/>
        <w:numPr>
          <w:ilvl w:val="0"/>
          <w:numId w:val="0"/>
        </w:numPr>
      </w:pPr>
      <w:bookmarkStart w:id="129" w:name="_Toc73469557"/>
      <w:bookmarkStart w:id="130" w:name="_Toc44341666"/>
      <w:bookmarkStart w:id="131" w:name="_Toc73879665"/>
      <w:bookmarkStart w:id="132" w:name="_Toc74085147"/>
      <w:r>
        <w:t xml:space="preserve">2.6.1. </w:t>
      </w:r>
      <w:r w:rsidR="0083681A" w:rsidRPr="00A106AA">
        <w:t>Стадии</w:t>
      </w:r>
      <w:r w:rsidR="0083681A">
        <w:t xml:space="preserve"> разработки</w:t>
      </w:r>
      <w:bookmarkEnd w:id="129"/>
      <w:bookmarkEnd w:id="130"/>
      <w:bookmarkEnd w:id="131"/>
      <w:bookmarkEnd w:id="132"/>
    </w:p>
    <w:p w14:paraId="2435234C" w14:textId="77777777" w:rsidR="0083681A" w:rsidRDefault="0083681A" w:rsidP="0083681A">
      <w:pPr>
        <w:rPr>
          <w:rFonts w:cs="Times New Roman"/>
          <w:szCs w:val="28"/>
        </w:rPr>
      </w:pPr>
      <w:r>
        <w:rPr>
          <w:szCs w:val="28"/>
        </w:rPr>
        <w:t>Разработка подсистемы состоит из следующих этапов:</w:t>
      </w:r>
    </w:p>
    <w:p w14:paraId="2597D608" w14:textId="77777777" w:rsidR="0083681A" w:rsidRDefault="0083681A" w:rsidP="0083681A">
      <w:pPr>
        <w:pStyle w:val="a"/>
        <w:rPr>
          <w:rFonts w:cstheme="minorBidi"/>
        </w:rPr>
      </w:pPr>
      <w:r>
        <w:t>разработка технического задания;</w:t>
      </w:r>
    </w:p>
    <w:p w14:paraId="4CFAA5F4" w14:textId="77777777" w:rsidR="0083681A" w:rsidRDefault="0083681A" w:rsidP="0083681A">
      <w:pPr>
        <w:pStyle w:val="a"/>
      </w:pPr>
      <w:r>
        <w:t>проектирование программного комплекса;</w:t>
      </w:r>
    </w:p>
    <w:p w14:paraId="46BD728F" w14:textId="77777777" w:rsidR="0083681A" w:rsidRDefault="0083681A" w:rsidP="0083681A">
      <w:pPr>
        <w:pStyle w:val="a"/>
      </w:pPr>
      <w:r>
        <w:t>разработка программного комплекса;</w:t>
      </w:r>
    </w:p>
    <w:p w14:paraId="6CE0A785" w14:textId="77777777" w:rsidR="0083681A" w:rsidRDefault="0083681A" w:rsidP="0083681A">
      <w:pPr>
        <w:pStyle w:val="a"/>
      </w:pPr>
      <w:r>
        <w:lastRenderedPageBreak/>
        <w:t>тестирование разработанного программного комплекса;</w:t>
      </w:r>
    </w:p>
    <w:p w14:paraId="018795C7" w14:textId="77777777" w:rsidR="0083681A" w:rsidRDefault="0083681A" w:rsidP="0083681A">
      <w:pPr>
        <w:pStyle w:val="a"/>
      </w:pPr>
      <w:r>
        <w:t>написание программной документации;</w:t>
      </w:r>
    </w:p>
    <w:p w14:paraId="49899B87" w14:textId="77777777" w:rsidR="0083681A" w:rsidRDefault="0083681A" w:rsidP="0083681A">
      <w:pPr>
        <w:pStyle w:val="a"/>
      </w:pPr>
      <w:r>
        <w:t>внедрение разработанного программного комплекса.</w:t>
      </w:r>
    </w:p>
    <w:p w14:paraId="3F2078A3" w14:textId="513D9B9F" w:rsidR="0083681A" w:rsidRDefault="00FC5943" w:rsidP="00FC5943">
      <w:pPr>
        <w:pStyle w:val="3"/>
        <w:numPr>
          <w:ilvl w:val="0"/>
          <w:numId w:val="0"/>
        </w:numPr>
      </w:pPr>
      <w:bookmarkStart w:id="133" w:name="_Toc73469558"/>
      <w:bookmarkStart w:id="134" w:name="_Toc44341668"/>
      <w:bookmarkStart w:id="135" w:name="_Toc73879666"/>
      <w:bookmarkStart w:id="136" w:name="_Toc74085148"/>
      <w:r>
        <w:t xml:space="preserve">2.6.2. </w:t>
      </w:r>
      <w:r w:rsidR="0083681A" w:rsidRPr="00A106AA">
        <w:t>Содержание</w:t>
      </w:r>
      <w:r w:rsidR="0083681A">
        <w:t xml:space="preserve"> работ по этапам</w:t>
      </w:r>
      <w:bookmarkEnd w:id="133"/>
      <w:bookmarkEnd w:id="134"/>
      <w:bookmarkEnd w:id="135"/>
      <w:bookmarkEnd w:id="136"/>
    </w:p>
    <w:p w14:paraId="5BC0EE6A" w14:textId="77777777" w:rsidR="0083681A" w:rsidRDefault="0083681A" w:rsidP="0083681A">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13873340" w14:textId="77777777" w:rsidR="0083681A" w:rsidRDefault="0083681A" w:rsidP="0083681A">
      <w:pPr>
        <w:pStyle w:val="a"/>
        <w:rPr>
          <w:rFonts w:cstheme="minorBidi"/>
        </w:rPr>
      </w:pPr>
      <w:r>
        <w:t>постановка задачи;</w:t>
      </w:r>
    </w:p>
    <w:p w14:paraId="44C5D074" w14:textId="77777777" w:rsidR="0083681A" w:rsidRDefault="0083681A" w:rsidP="0083681A">
      <w:pPr>
        <w:pStyle w:val="a"/>
      </w:pPr>
      <w:r>
        <w:t>определение и уточнение требований к техническим средствам;</w:t>
      </w:r>
    </w:p>
    <w:p w14:paraId="73DAC070" w14:textId="77777777" w:rsidR="0083681A" w:rsidRDefault="0083681A" w:rsidP="0083681A">
      <w:pPr>
        <w:pStyle w:val="a"/>
      </w:pPr>
      <w:r>
        <w:t>определение требований к программе;</w:t>
      </w:r>
    </w:p>
    <w:p w14:paraId="2A1581C6" w14:textId="77777777" w:rsidR="0083681A" w:rsidRDefault="0083681A" w:rsidP="0083681A">
      <w:pPr>
        <w:pStyle w:val="a"/>
      </w:pPr>
      <w:r>
        <w:t>определение стадий, этапов и сроков разработки программы;</w:t>
      </w:r>
    </w:p>
    <w:p w14:paraId="162050CA" w14:textId="77777777" w:rsidR="0083681A" w:rsidRDefault="0083681A" w:rsidP="0083681A">
      <w:pPr>
        <w:pStyle w:val="a"/>
      </w:pPr>
      <w:r>
        <w:t xml:space="preserve">согласование и утверждение технического задания. </w:t>
      </w:r>
    </w:p>
    <w:p w14:paraId="70C81046" w14:textId="77777777" w:rsidR="0083681A" w:rsidRDefault="0083681A" w:rsidP="0083681A">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462544CA" w14:textId="77777777" w:rsidR="0083681A" w:rsidRDefault="0083681A" w:rsidP="0083681A">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ECCE0DC" w14:textId="77777777" w:rsidR="0083681A" w:rsidRDefault="0083681A" w:rsidP="0083681A">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34DB2BD8" w14:textId="77777777" w:rsidR="0083681A" w:rsidRDefault="0083681A" w:rsidP="00A106AA">
      <w:pPr>
        <w:pStyle w:val="2"/>
        <w:rPr>
          <w:szCs w:val="26"/>
        </w:rPr>
      </w:pPr>
      <w:bookmarkStart w:id="137" w:name="_Toc73469559"/>
      <w:bookmarkStart w:id="138" w:name="_Toc73879667"/>
      <w:bookmarkStart w:id="139" w:name="_Toc74085149"/>
      <w:r>
        <w:t>Порядок контроля и приемки</w:t>
      </w:r>
      <w:bookmarkEnd w:id="137"/>
      <w:bookmarkEnd w:id="138"/>
      <w:bookmarkEnd w:id="139"/>
    </w:p>
    <w:p w14:paraId="572DC1BA" w14:textId="4C5E1CBE" w:rsidR="0083681A" w:rsidRDefault="00FC5943" w:rsidP="00FC5943">
      <w:pPr>
        <w:pStyle w:val="3"/>
        <w:numPr>
          <w:ilvl w:val="0"/>
          <w:numId w:val="0"/>
        </w:numPr>
        <w:rPr>
          <w:lang w:eastAsia="ru-RU"/>
        </w:rPr>
      </w:pPr>
      <w:bookmarkStart w:id="140" w:name="_Toc73469560"/>
      <w:bookmarkStart w:id="141" w:name="_Toc73879668"/>
      <w:bookmarkStart w:id="142" w:name="_Toc74085150"/>
      <w:r>
        <w:t xml:space="preserve">2.7.1. </w:t>
      </w:r>
      <w:r w:rsidR="0083681A">
        <w:t>Виды</w:t>
      </w:r>
      <w:r w:rsidR="0083681A">
        <w:rPr>
          <w:lang w:eastAsia="ru-RU"/>
        </w:rPr>
        <w:t xml:space="preserve"> испытаний</w:t>
      </w:r>
      <w:bookmarkEnd w:id="140"/>
      <w:bookmarkEnd w:id="141"/>
      <w:bookmarkEnd w:id="142"/>
    </w:p>
    <w:p w14:paraId="116DE89F" w14:textId="77777777" w:rsidR="0083681A" w:rsidRDefault="0083681A" w:rsidP="0083681A">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4081CC64" w14:textId="0D981CBD" w:rsidR="0083681A" w:rsidRDefault="0083681A" w:rsidP="00E87833">
      <w:pPr>
        <w:pStyle w:val="a0"/>
        <w:numPr>
          <w:ilvl w:val="0"/>
          <w:numId w:val="25"/>
        </w:numPr>
        <w:rPr>
          <w:lang w:eastAsia="ru-RU"/>
        </w:rPr>
      </w:pPr>
      <w:r>
        <w:rPr>
          <w:lang w:eastAsia="ru-RU"/>
        </w:rPr>
        <w:t xml:space="preserve">тестирование </w:t>
      </w:r>
      <w:r>
        <w:rPr>
          <w:lang w:val="en-US" w:eastAsia="ru-RU"/>
        </w:rPr>
        <w:t>WEB</w:t>
      </w:r>
      <w:r>
        <w:rPr>
          <w:lang w:eastAsia="ru-RU"/>
        </w:rPr>
        <w:t>-</w:t>
      </w:r>
      <w:r>
        <w:rPr>
          <w:lang w:val="en-US" w:eastAsia="ru-RU"/>
        </w:rPr>
        <w:t>API</w:t>
      </w:r>
      <w:r w:rsidRPr="0083681A">
        <w:rPr>
          <w:lang w:eastAsia="ru-RU"/>
        </w:rPr>
        <w:t xml:space="preserve"> </w:t>
      </w:r>
      <w:r>
        <w:rPr>
          <w:lang w:eastAsia="ru-RU"/>
        </w:rPr>
        <w:t>методом черного ящика;</w:t>
      </w:r>
    </w:p>
    <w:p w14:paraId="4E8AEDBF" w14:textId="414F72BC" w:rsidR="0083681A" w:rsidRDefault="0083681A" w:rsidP="00E87833">
      <w:pPr>
        <w:pStyle w:val="a0"/>
        <w:numPr>
          <w:ilvl w:val="0"/>
          <w:numId w:val="25"/>
        </w:numPr>
        <w:rPr>
          <w:lang w:eastAsia="ru-RU"/>
        </w:rPr>
      </w:pPr>
      <w:r>
        <w:rPr>
          <w:lang w:eastAsia="ru-RU"/>
        </w:rPr>
        <w:t>модульное тестирование;</w:t>
      </w:r>
    </w:p>
    <w:p w14:paraId="42CF94EC" w14:textId="77777777" w:rsidR="0083681A" w:rsidRDefault="0083681A" w:rsidP="00E87833">
      <w:pPr>
        <w:pStyle w:val="a0"/>
        <w:numPr>
          <w:ilvl w:val="0"/>
          <w:numId w:val="25"/>
        </w:numPr>
        <w:rPr>
          <w:lang w:eastAsia="ru-RU"/>
        </w:rPr>
      </w:pPr>
      <w:r>
        <w:rPr>
          <w:lang w:eastAsia="ru-RU"/>
        </w:rPr>
        <w:t>кроссбраузерное тестирование.</w:t>
      </w:r>
    </w:p>
    <w:p w14:paraId="30910816" w14:textId="77777777" w:rsidR="0083681A" w:rsidRDefault="0083681A" w:rsidP="0083681A">
      <w:pPr>
        <w:rPr>
          <w:lang w:eastAsia="ru-RU"/>
        </w:rPr>
      </w:pPr>
      <w:r>
        <w:rPr>
          <w:lang w:eastAsia="ru-RU"/>
        </w:rPr>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46F0127A" w14:textId="77777777" w:rsidR="0083681A" w:rsidRDefault="0083681A" w:rsidP="0083681A">
      <w:pPr>
        <w:rPr>
          <w:lang w:eastAsia="ru-RU"/>
        </w:rPr>
      </w:pPr>
      <w:r>
        <w:rPr>
          <w:lang w:eastAsia="ru-RU"/>
        </w:rPr>
        <w:lastRenderedPageBreak/>
        <w:t>Кроссбраузерное тестирование должно подтвердить идентичное поведение разработанного программного комплекса в указанных в разделе «</w:t>
      </w:r>
      <w:r>
        <w:t>Требования к информационной и программной совместимости»</w:t>
      </w:r>
      <w:r>
        <w:rPr>
          <w:lang w:eastAsia="ru-RU"/>
        </w:rPr>
        <w:t xml:space="preserve"> браузерах.</w:t>
      </w:r>
    </w:p>
    <w:p w14:paraId="0301AE09" w14:textId="77777777" w:rsidR="0083681A" w:rsidRDefault="0083681A" w:rsidP="0083681A">
      <w:pPr>
        <w:rPr>
          <w:lang w:eastAsia="ru-RU"/>
        </w:rPr>
      </w:pPr>
      <w:r>
        <w:rPr>
          <w:lang w:eastAsia="ru-RU"/>
        </w:rPr>
        <w:t>Приемо-сдаточные испытания должны проводиться на объекте Заказчика в оговоренные сроки.</w:t>
      </w:r>
    </w:p>
    <w:p w14:paraId="727E4F55" w14:textId="77777777" w:rsidR="0083681A" w:rsidRDefault="0083681A" w:rsidP="0083681A">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72B65555" w14:textId="77777777" w:rsidR="0083681A" w:rsidRDefault="0083681A" w:rsidP="0083681A">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57F48C8C" w14:textId="703D0AAF" w:rsidR="0083681A" w:rsidRDefault="00FC5943" w:rsidP="00FC5943">
      <w:pPr>
        <w:pStyle w:val="3"/>
        <w:numPr>
          <w:ilvl w:val="0"/>
          <w:numId w:val="0"/>
        </w:numPr>
        <w:rPr>
          <w:lang w:eastAsia="ru-RU"/>
        </w:rPr>
      </w:pPr>
      <w:bookmarkStart w:id="143" w:name="_Toc73469561"/>
      <w:bookmarkStart w:id="144" w:name="_Toc73879669"/>
      <w:bookmarkStart w:id="145" w:name="_Toc74085151"/>
      <w:r>
        <w:rPr>
          <w:lang w:eastAsia="ru-RU"/>
        </w:rPr>
        <w:t xml:space="preserve">2.7.2. </w:t>
      </w:r>
      <w:r w:rsidR="0083681A">
        <w:rPr>
          <w:lang w:eastAsia="ru-RU"/>
        </w:rPr>
        <w:t xml:space="preserve">Общие </w:t>
      </w:r>
      <w:r w:rsidR="0083681A">
        <w:t>требования</w:t>
      </w:r>
      <w:r w:rsidR="0083681A">
        <w:rPr>
          <w:lang w:eastAsia="ru-RU"/>
        </w:rPr>
        <w:t xml:space="preserve"> к приемке работы</w:t>
      </w:r>
      <w:bookmarkEnd w:id="143"/>
      <w:bookmarkEnd w:id="144"/>
      <w:bookmarkEnd w:id="145"/>
    </w:p>
    <w:p w14:paraId="39FD503C" w14:textId="4349E497" w:rsidR="00222AFF" w:rsidRPr="00C5178E" w:rsidRDefault="0083681A" w:rsidP="00C5178E">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76F02D77" w14:textId="77777777" w:rsidR="00502B81" w:rsidRDefault="002F779F" w:rsidP="00502B81">
      <w:r w:rsidRPr="00BA7E46">
        <w:t>Программа должна обеспечивать возможность выполнения перечисленных ниже функций:</w:t>
      </w:r>
    </w:p>
    <w:p w14:paraId="3F61B159" w14:textId="7CF731F2" w:rsidR="002F779F" w:rsidRDefault="002F779F" w:rsidP="00E87833">
      <w:pPr>
        <w:pStyle w:val="a7"/>
        <w:numPr>
          <w:ilvl w:val="0"/>
          <w:numId w:val="40"/>
        </w:numPr>
        <w:ind w:left="1066" w:hanging="357"/>
      </w:pPr>
      <w:r w:rsidRPr="00BA7E46">
        <w:t xml:space="preserve">При </w:t>
      </w:r>
      <w:r>
        <w:t>в</w:t>
      </w:r>
      <w:r w:rsidRPr="00BA7E46">
        <w:t xml:space="preserve">ходе в </w:t>
      </w:r>
      <w:r w:rsidRPr="006B6584">
        <w:t>веб-серв</w:t>
      </w:r>
      <w:r>
        <w:t>ис</w:t>
      </w:r>
      <w:r w:rsidRPr="00BA7E46">
        <w:t xml:space="preserve"> под учетной записью</w:t>
      </w:r>
      <w:r w:rsidR="00C5178E">
        <w:t xml:space="preserve"> </w:t>
      </w:r>
      <w:r w:rsidRPr="00BA7E46">
        <w:t>пользователь должен иметь возможность:</w:t>
      </w:r>
    </w:p>
    <w:p w14:paraId="21DD86C4" w14:textId="7EE14A1A" w:rsidR="002F779F" w:rsidRDefault="002F779F" w:rsidP="00F61418">
      <w:pPr>
        <w:pStyle w:val="a7"/>
        <w:numPr>
          <w:ilvl w:val="1"/>
          <w:numId w:val="2"/>
        </w:numPr>
      </w:pPr>
      <w:r>
        <w:t xml:space="preserve">просматривать </w:t>
      </w:r>
      <w:r w:rsidR="00C5178E">
        <w:t>список сообщений</w:t>
      </w:r>
      <w:r>
        <w:t>;</w:t>
      </w:r>
    </w:p>
    <w:p w14:paraId="70916194" w14:textId="34732E10" w:rsidR="00C5178E" w:rsidRDefault="00C5178E" w:rsidP="00F61418">
      <w:pPr>
        <w:pStyle w:val="a7"/>
        <w:numPr>
          <w:ilvl w:val="1"/>
          <w:numId w:val="2"/>
        </w:numPr>
      </w:pPr>
      <w:r>
        <w:t>создавать новые сообщения;</w:t>
      </w:r>
    </w:p>
    <w:p w14:paraId="41BAEFE2" w14:textId="4F216A16" w:rsidR="00C5178E" w:rsidRDefault="00C5178E" w:rsidP="00F61418">
      <w:pPr>
        <w:pStyle w:val="a7"/>
        <w:numPr>
          <w:ilvl w:val="1"/>
          <w:numId w:val="2"/>
        </w:numPr>
      </w:pPr>
      <w:r>
        <w:t>выбирать несколько получателей;</w:t>
      </w:r>
    </w:p>
    <w:p w14:paraId="1D96E7C4" w14:textId="5B2BC0B2" w:rsidR="002F779F" w:rsidRPr="009D4692" w:rsidRDefault="00C5178E" w:rsidP="00F61418">
      <w:pPr>
        <w:pStyle w:val="a7"/>
        <w:numPr>
          <w:ilvl w:val="1"/>
          <w:numId w:val="2"/>
        </w:numPr>
      </w:pPr>
      <w:r>
        <w:t xml:space="preserve">прикреплять до 5 файлов общим объемом до 10 МБ с расширением: </w:t>
      </w:r>
      <w:r w:rsidRPr="00C5178E">
        <w:t>.</w:t>
      </w:r>
      <w:r>
        <w:rPr>
          <w:lang w:val="en-US"/>
        </w:rPr>
        <w:t>doc</w:t>
      </w:r>
      <w:r w:rsidRPr="00C5178E">
        <w:t>, .</w:t>
      </w:r>
      <w:r>
        <w:rPr>
          <w:lang w:val="en-US"/>
        </w:rPr>
        <w:t>docx</w:t>
      </w:r>
      <w:r w:rsidRPr="00C5178E">
        <w:t>, .</w:t>
      </w:r>
      <w:r>
        <w:rPr>
          <w:lang w:val="en-US"/>
        </w:rPr>
        <w:t>xlsx</w:t>
      </w:r>
      <w:r w:rsidRPr="00C5178E">
        <w:t>, .</w:t>
      </w:r>
      <w:r>
        <w:rPr>
          <w:lang w:val="en-US"/>
        </w:rPr>
        <w:t>csv</w:t>
      </w:r>
      <w:r w:rsidRPr="00C5178E">
        <w:t>, .</w:t>
      </w:r>
      <w:r>
        <w:rPr>
          <w:lang w:val="en-US"/>
        </w:rPr>
        <w:t>rar</w:t>
      </w:r>
      <w:r w:rsidRPr="00C5178E">
        <w:t>, .</w:t>
      </w:r>
      <w:r>
        <w:rPr>
          <w:lang w:val="en-US"/>
        </w:rPr>
        <w:t>pdf</w:t>
      </w:r>
      <w:r w:rsidRPr="00C5178E">
        <w:t>, .</w:t>
      </w:r>
      <w:r>
        <w:rPr>
          <w:lang w:val="en-US"/>
        </w:rPr>
        <w:t>txt</w:t>
      </w:r>
      <w:r w:rsidRPr="00C5178E">
        <w:t>.</w:t>
      </w:r>
    </w:p>
    <w:p w14:paraId="360D8347" w14:textId="5A424C48" w:rsidR="002F779F" w:rsidRPr="00C7688B" w:rsidRDefault="002F779F" w:rsidP="00E87833">
      <w:pPr>
        <w:pStyle w:val="c"/>
        <w:numPr>
          <w:ilvl w:val="0"/>
          <w:numId w:val="40"/>
        </w:numPr>
        <w:ind w:left="1066" w:hanging="357"/>
        <w:rPr>
          <w:lang w:val="ru-RU"/>
        </w:rPr>
      </w:pPr>
      <w:r w:rsidRPr="00C7688B">
        <w:rPr>
          <w:lang w:val="ru-RU"/>
        </w:rPr>
        <w:t>Программный комплекс должен хранить сведения о:</w:t>
      </w:r>
    </w:p>
    <w:p w14:paraId="0F00276D" w14:textId="7CD2861E" w:rsidR="00502B81" w:rsidRDefault="00502B81" w:rsidP="00F61418">
      <w:pPr>
        <w:pStyle w:val="a7"/>
        <w:numPr>
          <w:ilvl w:val="1"/>
          <w:numId w:val="2"/>
        </w:numPr>
      </w:pPr>
      <w:r>
        <w:t xml:space="preserve">сообщениях: дата доставки, тема сообщения, текст сообщения, размер, запланировано ли сообщение, запланированная дата доставки, отправлено ли сообщение, идентификатор очереди, в которой находится сообщение, выбранный пользователем сервис доставки, сервис доставки, посредством которого сообщение доставлено, идентификатор отправителя, статус доставки, дата </w:t>
      </w:r>
      <w:r>
        <w:lastRenderedPageBreak/>
        <w:t>создания сообщения, является ли текст сообщения</w:t>
      </w:r>
      <w:r w:rsidRPr="00502B81">
        <w:t xml:space="preserve"> </w:t>
      </w:r>
      <w:r>
        <w:rPr>
          <w:lang w:val="en-US"/>
        </w:rPr>
        <w:t>html</w:t>
      </w:r>
      <w:r>
        <w:t xml:space="preserve">-страницей; </w:t>
      </w:r>
    </w:p>
    <w:p w14:paraId="3F721B87" w14:textId="72119F01" w:rsidR="002F779F" w:rsidRDefault="00502B81" w:rsidP="00F61418">
      <w:pPr>
        <w:pStyle w:val="a7"/>
        <w:numPr>
          <w:ilvl w:val="1"/>
          <w:numId w:val="2"/>
        </w:numPr>
      </w:pPr>
      <w:r>
        <w:t>адресах получателей</w:t>
      </w:r>
      <w:r w:rsidR="002F779F">
        <w:t>:</w:t>
      </w:r>
      <w:r>
        <w:t xml:space="preserve"> электронный адрес получателя, сообщение, отправляемое на этот адрес</w:t>
      </w:r>
      <w:r w:rsidR="002F779F">
        <w:t>;</w:t>
      </w:r>
    </w:p>
    <w:p w14:paraId="190DC6C2" w14:textId="68E3DDD2" w:rsidR="002F779F" w:rsidRDefault="00502B81" w:rsidP="00F61418">
      <w:pPr>
        <w:pStyle w:val="a7"/>
        <w:numPr>
          <w:ilvl w:val="1"/>
          <w:numId w:val="2"/>
        </w:numPr>
      </w:pPr>
      <w:r>
        <w:t>очередях доставки: интервал доставки, дата последней отправки;</w:t>
      </w:r>
    </w:p>
    <w:p w14:paraId="08C1A8FE" w14:textId="4C33D82B" w:rsidR="00502B81" w:rsidRDefault="00502B81" w:rsidP="00F61418">
      <w:pPr>
        <w:pStyle w:val="a7"/>
        <w:numPr>
          <w:ilvl w:val="1"/>
          <w:numId w:val="2"/>
        </w:numPr>
      </w:pPr>
      <w:r>
        <w:t>прикрепленных файлах: название файла, содержание файла, тип файла, сообщение, к которому файл прикреплен;</w:t>
      </w:r>
    </w:p>
    <w:p w14:paraId="7BF8D883" w14:textId="344D65A9" w:rsidR="00502B81" w:rsidRDefault="00502B81" w:rsidP="00F61418">
      <w:pPr>
        <w:pStyle w:val="a7"/>
        <w:numPr>
          <w:ilvl w:val="1"/>
          <w:numId w:val="2"/>
        </w:numPr>
      </w:pPr>
      <w:r>
        <w:t>пользователях: имя и фамилия пользователя, электронный адрес почты пользователя, хэш пароля, статус активности пользователя, роль;</w:t>
      </w:r>
    </w:p>
    <w:p w14:paraId="1841E0DC" w14:textId="1839AB44" w:rsidR="00502B81" w:rsidRDefault="00502B81" w:rsidP="00F61418">
      <w:pPr>
        <w:pStyle w:val="a7"/>
        <w:numPr>
          <w:ilvl w:val="1"/>
          <w:numId w:val="2"/>
        </w:numPr>
      </w:pPr>
      <w:r>
        <w:t>контактах: электронный адрес почты контакта, имя контакта, идентификатор пользователя, которому принадлежит данный контакт;</w:t>
      </w:r>
    </w:p>
    <w:p w14:paraId="776C13F6" w14:textId="21F41074" w:rsidR="00502B81" w:rsidRDefault="00502B81" w:rsidP="00F61418">
      <w:pPr>
        <w:pStyle w:val="a7"/>
        <w:numPr>
          <w:ilvl w:val="1"/>
          <w:numId w:val="2"/>
        </w:numPr>
      </w:pPr>
      <w:r>
        <w:t>доступах: дата начала действия доступа, дата окончания действия доступа, идентификатор действующего тарифа, идентификатор пользователя, которому принадлежит данный доступ;</w:t>
      </w:r>
    </w:p>
    <w:p w14:paraId="2B27FF8B" w14:textId="6C9F22D2" w:rsidR="00502B81" w:rsidRDefault="00502B81" w:rsidP="00F61418">
      <w:pPr>
        <w:pStyle w:val="a7"/>
        <w:numPr>
          <w:ilvl w:val="1"/>
          <w:numId w:val="2"/>
        </w:numPr>
      </w:pPr>
      <w:r>
        <w:t>тарифах: название тарифа, цена;</w:t>
      </w:r>
    </w:p>
    <w:p w14:paraId="3007C169" w14:textId="32B855AF" w:rsidR="00502B81" w:rsidRDefault="00502B81" w:rsidP="00F61418">
      <w:pPr>
        <w:pStyle w:val="a7"/>
        <w:numPr>
          <w:ilvl w:val="1"/>
          <w:numId w:val="2"/>
        </w:numPr>
      </w:pPr>
      <w:r>
        <w:t>скидках: наименование скидки, значение.</w:t>
      </w:r>
    </w:p>
    <w:p w14:paraId="3386DC1C" w14:textId="77777777" w:rsidR="002C3AE6" w:rsidRDefault="002C3AE6" w:rsidP="004A0142">
      <w:pPr>
        <w:pStyle w:val="1"/>
      </w:pPr>
      <w:bookmarkStart w:id="146" w:name="_Toc74085152"/>
      <w:r>
        <w:lastRenderedPageBreak/>
        <w:t>ЭКОНОМИЧЕСКИЙ АНАЛИЗ</w:t>
      </w:r>
      <w:bookmarkEnd w:id="146"/>
    </w:p>
    <w:p w14:paraId="62E73F5A" w14:textId="107B8D1C" w:rsidR="00C2268F" w:rsidRDefault="00C2268F" w:rsidP="00C2268F">
      <w:pPr>
        <w:rPr>
          <w:rFonts w:eastAsia="Times New Roman"/>
        </w:rPr>
      </w:pPr>
      <w:r>
        <w:rPr>
          <w:rFonts w:eastAsia="Times New Roman"/>
        </w:rPr>
        <w:t>Структура себестоимости программного продукта отражена в табл. 3.</w:t>
      </w:r>
      <w:r w:rsidR="00875FB1">
        <w:rPr>
          <w:rFonts w:eastAsia="Times New Roman"/>
        </w:rPr>
        <w:t>1</w:t>
      </w:r>
      <w:r>
        <w:rPr>
          <w:rFonts w:eastAsia="Times New Roman"/>
        </w:rPr>
        <w:t xml:space="preserve"> и представлена на рис. 3.</w:t>
      </w:r>
      <w:r w:rsidR="00875FB1">
        <w:rPr>
          <w:rFonts w:eastAsia="Times New Roman"/>
        </w:rPr>
        <w:t>1</w:t>
      </w:r>
      <w:r>
        <w:rPr>
          <w:rFonts w:eastAsia="Times New Roman"/>
        </w:rPr>
        <w:t>.</w:t>
      </w:r>
      <w:r w:rsidR="009873F2">
        <w:rPr>
          <w:rFonts w:eastAsia="Times New Roman"/>
        </w:rPr>
        <w:t xml:space="preserve"> Расчеты себестоимости приведены в прилож. </w:t>
      </w:r>
      <w:r w:rsidR="006E1AB9">
        <w:rPr>
          <w:rFonts w:eastAsia="Times New Roman"/>
        </w:rPr>
        <w:t>А</w:t>
      </w:r>
      <w:r w:rsidR="009873F2">
        <w:rPr>
          <w:rFonts w:eastAsia="Times New Roman"/>
        </w:rPr>
        <w:t>.</w:t>
      </w:r>
    </w:p>
    <w:p w14:paraId="5C765B8D" w14:textId="6303E59E" w:rsidR="00C2268F" w:rsidRDefault="00C2268F" w:rsidP="00C2268F">
      <w:pPr>
        <w:ind w:firstLine="0"/>
        <w:jc w:val="right"/>
        <w:rPr>
          <w:rFonts w:eastAsia="Times New Roman"/>
          <w:b/>
        </w:rPr>
      </w:pPr>
      <w:bookmarkStart w:id="147" w:name="_Ref291088159"/>
      <w:r>
        <w:rPr>
          <w:rFonts w:eastAsia="Times New Roman"/>
          <w:b/>
        </w:rPr>
        <w:t>Таблица 3.</w:t>
      </w:r>
      <w:bookmarkEnd w:id="147"/>
      <w:r w:rsidR="00875FB1">
        <w:rPr>
          <w:rFonts w:eastAsia="Times New Roman"/>
          <w:b/>
        </w:rPr>
        <w:t>1</w:t>
      </w:r>
    </w:p>
    <w:p w14:paraId="43A313BA" w14:textId="77777777" w:rsidR="00C2268F" w:rsidRDefault="00C2268F" w:rsidP="00C2268F">
      <w:pPr>
        <w:pStyle w:val="affffff4"/>
      </w:pPr>
      <w: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1"/>
        <w:gridCol w:w="4896"/>
        <w:gridCol w:w="1733"/>
        <w:gridCol w:w="2180"/>
      </w:tblGrid>
      <w:tr w:rsidR="00C2268F" w14:paraId="1917BCC0" w14:textId="77777777" w:rsidTr="00C2268F">
        <w:trPr>
          <w:trHeight w:val="1007"/>
          <w:jc w:val="center"/>
        </w:trPr>
        <w:tc>
          <w:tcPr>
            <w:tcW w:w="621" w:type="dxa"/>
            <w:tcBorders>
              <w:top w:val="single" w:sz="6" w:space="0" w:color="000000"/>
              <w:left w:val="single" w:sz="6" w:space="0" w:color="000000"/>
              <w:bottom w:val="single" w:sz="6" w:space="0" w:color="000000"/>
              <w:right w:val="single" w:sz="6" w:space="0" w:color="000000"/>
            </w:tcBorders>
            <w:vAlign w:val="center"/>
            <w:hideMark/>
          </w:tcPr>
          <w:p w14:paraId="6238A8CD" w14:textId="77777777" w:rsidR="00C2268F" w:rsidRDefault="00C2268F">
            <w:pPr>
              <w:spacing w:line="240" w:lineRule="auto"/>
              <w:ind w:firstLine="0"/>
              <w:jc w:val="center"/>
              <w:rPr>
                <w:rFonts w:eastAsia="Times New Roman"/>
                <w:b/>
                <w:sz w:val="24"/>
                <w:szCs w:val="24"/>
              </w:rPr>
            </w:pPr>
            <w:r>
              <w:rPr>
                <w:rFonts w:eastAsia="Times New Roman"/>
                <w:b/>
                <w:sz w:val="24"/>
                <w:szCs w:val="24"/>
              </w:rPr>
              <w:t>№</w:t>
            </w:r>
          </w:p>
        </w:tc>
        <w:tc>
          <w:tcPr>
            <w:tcW w:w="4896" w:type="dxa"/>
            <w:tcBorders>
              <w:top w:val="single" w:sz="6" w:space="0" w:color="000000"/>
              <w:left w:val="single" w:sz="6" w:space="0" w:color="000000"/>
              <w:bottom w:val="single" w:sz="6" w:space="0" w:color="000000"/>
              <w:right w:val="single" w:sz="6" w:space="0" w:color="000000"/>
            </w:tcBorders>
            <w:vAlign w:val="center"/>
            <w:hideMark/>
          </w:tcPr>
          <w:p w14:paraId="32B09F55" w14:textId="77777777" w:rsidR="00C2268F" w:rsidRDefault="00C2268F">
            <w:pPr>
              <w:spacing w:line="240" w:lineRule="auto"/>
              <w:ind w:firstLine="0"/>
              <w:jc w:val="center"/>
              <w:rPr>
                <w:rFonts w:eastAsia="Times New Roman"/>
                <w:b/>
                <w:sz w:val="24"/>
                <w:szCs w:val="24"/>
              </w:rPr>
            </w:pPr>
            <w:r>
              <w:rPr>
                <w:rFonts w:eastAsia="Times New Roman"/>
                <w:b/>
                <w:sz w:val="24"/>
                <w:szCs w:val="24"/>
              </w:rPr>
              <w:t>Элементы себестоимости</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CDD5812" w14:textId="77777777" w:rsidR="00C2268F" w:rsidRDefault="00C2268F">
            <w:pPr>
              <w:spacing w:line="240" w:lineRule="auto"/>
              <w:ind w:firstLine="0"/>
              <w:jc w:val="center"/>
              <w:rPr>
                <w:rFonts w:eastAsia="Times New Roman"/>
                <w:b/>
                <w:sz w:val="24"/>
                <w:szCs w:val="24"/>
              </w:rPr>
            </w:pPr>
            <w:r>
              <w:rPr>
                <w:rFonts w:eastAsia="Times New Roman"/>
                <w:b/>
                <w:sz w:val="24"/>
                <w:szCs w:val="24"/>
              </w:rPr>
              <w:t>Сумма (руб.)</w:t>
            </w:r>
          </w:p>
        </w:tc>
        <w:tc>
          <w:tcPr>
            <w:tcW w:w="2180" w:type="dxa"/>
            <w:tcBorders>
              <w:top w:val="single" w:sz="6" w:space="0" w:color="000000"/>
              <w:left w:val="single" w:sz="6" w:space="0" w:color="000000"/>
              <w:bottom w:val="single" w:sz="6" w:space="0" w:color="000000"/>
              <w:right w:val="single" w:sz="6" w:space="0" w:color="000000"/>
            </w:tcBorders>
            <w:hideMark/>
          </w:tcPr>
          <w:p w14:paraId="12887C5D" w14:textId="77777777" w:rsidR="00C2268F" w:rsidRDefault="00C2268F">
            <w:pPr>
              <w:spacing w:line="240" w:lineRule="auto"/>
              <w:ind w:firstLine="0"/>
              <w:jc w:val="center"/>
              <w:rPr>
                <w:rFonts w:eastAsia="Times New Roman"/>
                <w:b/>
                <w:sz w:val="24"/>
                <w:szCs w:val="24"/>
              </w:rPr>
            </w:pPr>
            <w:r>
              <w:rPr>
                <w:rFonts w:eastAsia="Times New Roman"/>
                <w:b/>
                <w:sz w:val="24"/>
                <w:szCs w:val="24"/>
              </w:rPr>
              <w:t>% в общ. сумме себестоимости</w:t>
            </w:r>
          </w:p>
        </w:tc>
      </w:tr>
      <w:tr w:rsidR="00C2268F" w14:paraId="076F7532" w14:textId="77777777" w:rsidTr="00C2268F">
        <w:trPr>
          <w:trHeight w:val="271"/>
          <w:jc w:val="center"/>
        </w:trPr>
        <w:tc>
          <w:tcPr>
            <w:tcW w:w="621" w:type="dxa"/>
            <w:tcBorders>
              <w:top w:val="single" w:sz="6" w:space="0" w:color="000000"/>
              <w:left w:val="single" w:sz="6" w:space="0" w:color="000000"/>
              <w:bottom w:val="single" w:sz="6" w:space="0" w:color="000000"/>
              <w:right w:val="single" w:sz="6" w:space="0" w:color="000000"/>
            </w:tcBorders>
            <w:hideMark/>
          </w:tcPr>
          <w:p w14:paraId="3EB0D7BC" w14:textId="77777777" w:rsidR="00C2268F" w:rsidRDefault="00C2268F">
            <w:pPr>
              <w:spacing w:line="240" w:lineRule="auto"/>
              <w:ind w:firstLine="0"/>
              <w:jc w:val="center"/>
              <w:rPr>
                <w:rFonts w:eastAsia="Times New Roman"/>
                <w:sz w:val="24"/>
                <w:szCs w:val="24"/>
              </w:rPr>
            </w:pPr>
            <w:r>
              <w:rPr>
                <w:rFonts w:eastAsia="Times New Roman"/>
                <w:sz w:val="24"/>
                <w:szCs w:val="24"/>
              </w:rPr>
              <w:t>1</w:t>
            </w:r>
          </w:p>
        </w:tc>
        <w:tc>
          <w:tcPr>
            <w:tcW w:w="4896" w:type="dxa"/>
            <w:tcBorders>
              <w:top w:val="single" w:sz="6" w:space="0" w:color="000000"/>
              <w:left w:val="single" w:sz="6" w:space="0" w:color="000000"/>
              <w:bottom w:val="single" w:sz="6" w:space="0" w:color="000000"/>
              <w:right w:val="single" w:sz="6" w:space="0" w:color="000000"/>
            </w:tcBorders>
            <w:hideMark/>
          </w:tcPr>
          <w:p w14:paraId="215113CD" w14:textId="77777777" w:rsidR="00C2268F" w:rsidRDefault="00C2268F">
            <w:pPr>
              <w:spacing w:line="240" w:lineRule="auto"/>
              <w:ind w:firstLine="0"/>
              <w:jc w:val="left"/>
              <w:rPr>
                <w:rFonts w:eastAsia="Times New Roman"/>
                <w:sz w:val="24"/>
                <w:szCs w:val="24"/>
              </w:rPr>
            </w:pPr>
            <w:r>
              <w:rPr>
                <w:rFonts w:eastAsia="Times New Roman"/>
                <w:sz w:val="24"/>
                <w:szCs w:val="24"/>
              </w:rPr>
              <w:t>Общая заработная плата исполнителя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E716468" w14:textId="77777777" w:rsidR="00C2268F" w:rsidRDefault="00C2268F">
            <w:pPr>
              <w:ind w:firstLine="10"/>
              <w:jc w:val="center"/>
              <w:rPr>
                <w:rFonts w:eastAsia="Times New Roman"/>
                <w:sz w:val="24"/>
                <w:szCs w:val="24"/>
              </w:rPr>
            </w:pPr>
            <w:r>
              <w:t>786 125</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F25C7D2" w14:textId="77777777" w:rsidR="00C2268F" w:rsidRDefault="00C2268F">
            <w:pPr>
              <w:ind w:firstLine="0"/>
              <w:jc w:val="center"/>
              <w:rPr>
                <w:rFonts w:eastAsia="Times New Roman"/>
              </w:rPr>
            </w:pPr>
            <w:r>
              <w:t>56,20</w:t>
            </w:r>
          </w:p>
        </w:tc>
      </w:tr>
      <w:tr w:rsidR="00C2268F" w14:paraId="27995B6D"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9EFB197" w14:textId="77777777" w:rsidR="00C2268F" w:rsidRDefault="00C2268F">
            <w:pPr>
              <w:spacing w:line="240" w:lineRule="auto"/>
              <w:ind w:firstLine="0"/>
              <w:jc w:val="center"/>
              <w:rPr>
                <w:rFonts w:eastAsia="Times New Roman"/>
                <w:sz w:val="24"/>
                <w:szCs w:val="24"/>
              </w:rPr>
            </w:pPr>
            <w:r>
              <w:rPr>
                <w:rFonts w:eastAsia="Times New Roman"/>
                <w:sz w:val="24"/>
                <w:szCs w:val="24"/>
              </w:rPr>
              <w:t>3</w:t>
            </w:r>
          </w:p>
        </w:tc>
        <w:tc>
          <w:tcPr>
            <w:tcW w:w="4896" w:type="dxa"/>
            <w:tcBorders>
              <w:top w:val="single" w:sz="6" w:space="0" w:color="000000"/>
              <w:left w:val="single" w:sz="6" w:space="0" w:color="000000"/>
              <w:bottom w:val="single" w:sz="6" w:space="0" w:color="000000"/>
              <w:right w:val="single" w:sz="6" w:space="0" w:color="000000"/>
            </w:tcBorders>
            <w:hideMark/>
          </w:tcPr>
          <w:p w14:paraId="5B7CD10F" w14:textId="77777777" w:rsidR="00C2268F" w:rsidRDefault="00C2268F">
            <w:pPr>
              <w:spacing w:line="240" w:lineRule="auto"/>
              <w:ind w:firstLine="0"/>
              <w:jc w:val="left"/>
              <w:rPr>
                <w:rFonts w:eastAsia="Times New Roman"/>
                <w:sz w:val="24"/>
                <w:szCs w:val="24"/>
              </w:rPr>
            </w:pPr>
            <w:r>
              <w:rPr>
                <w:rFonts w:eastAsia="Times New Roman"/>
                <w:sz w:val="24"/>
                <w:szCs w:val="24"/>
              </w:rPr>
              <w:t>Отчисления на социальные нужды (страховые взносы)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E6D192B" w14:textId="77777777" w:rsidR="00C2268F" w:rsidRDefault="00C2268F">
            <w:pPr>
              <w:ind w:firstLine="10"/>
              <w:jc w:val="center"/>
            </w:pPr>
            <w:r>
              <w:t>95 702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6B75F8" w14:textId="77777777" w:rsidR="00C2268F" w:rsidRDefault="00C2268F">
            <w:pPr>
              <w:ind w:firstLine="0"/>
              <w:jc w:val="center"/>
            </w:pPr>
            <w:r>
              <w:t>6,84</w:t>
            </w:r>
          </w:p>
        </w:tc>
      </w:tr>
      <w:tr w:rsidR="00C2268F" w14:paraId="20467FD7"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1551E25" w14:textId="77777777" w:rsidR="00C2268F" w:rsidRDefault="00C2268F">
            <w:pPr>
              <w:spacing w:line="240" w:lineRule="auto"/>
              <w:ind w:firstLine="0"/>
              <w:jc w:val="center"/>
              <w:rPr>
                <w:rFonts w:eastAsia="Times New Roman"/>
                <w:sz w:val="24"/>
                <w:szCs w:val="24"/>
              </w:rPr>
            </w:pPr>
            <w:r>
              <w:rPr>
                <w:rFonts w:eastAsia="Times New Roman"/>
                <w:sz w:val="24"/>
                <w:szCs w:val="24"/>
              </w:rPr>
              <w:t>4</w:t>
            </w:r>
          </w:p>
        </w:tc>
        <w:tc>
          <w:tcPr>
            <w:tcW w:w="4896" w:type="dxa"/>
            <w:tcBorders>
              <w:top w:val="single" w:sz="6" w:space="0" w:color="000000"/>
              <w:left w:val="single" w:sz="6" w:space="0" w:color="000000"/>
              <w:bottom w:val="single" w:sz="6" w:space="0" w:color="000000"/>
              <w:right w:val="single" w:sz="6" w:space="0" w:color="000000"/>
            </w:tcBorders>
            <w:hideMark/>
          </w:tcPr>
          <w:p w14:paraId="79723818" w14:textId="77777777" w:rsidR="00C2268F" w:rsidRDefault="00C2268F">
            <w:pPr>
              <w:spacing w:line="240" w:lineRule="auto"/>
              <w:ind w:firstLine="0"/>
              <w:jc w:val="left"/>
              <w:rPr>
                <w:rFonts w:eastAsia="Times New Roman"/>
                <w:sz w:val="24"/>
                <w:szCs w:val="24"/>
              </w:rPr>
            </w:pPr>
            <w:r>
              <w:rPr>
                <w:rFonts w:eastAsia="Times New Roman"/>
                <w:sz w:val="24"/>
                <w:szCs w:val="24"/>
              </w:rPr>
              <w:t>Арендные платежи за производственные (офисные) помещения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DDEFBF0" w14:textId="77777777" w:rsidR="00C2268F" w:rsidRDefault="00C2268F">
            <w:pPr>
              <w:ind w:firstLine="10"/>
              <w:jc w:val="center"/>
            </w:pPr>
            <w:r>
              <w:t>134 572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5E73EC8B" w14:textId="77777777" w:rsidR="00C2268F" w:rsidRDefault="00C2268F">
            <w:pPr>
              <w:ind w:firstLine="0"/>
              <w:jc w:val="center"/>
            </w:pPr>
            <w:r>
              <w:t>9,62</w:t>
            </w:r>
          </w:p>
        </w:tc>
      </w:tr>
      <w:tr w:rsidR="00C2268F" w14:paraId="3BBC90C5"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BA331CC" w14:textId="77777777" w:rsidR="00C2268F" w:rsidRDefault="00C2268F">
            <w:pPr>
              <w:spacing w:line="240" w:lineRule="auto"/>
              <w:ind w:firstLine="0"/>
              <w:jc w:val="center"/>
              <w:rPr>
                <w:rFonts w:eastAsia="Times New Roman"/>
                <w:sz w:val="24"/>
                <w:szCs w:val="24"/>
              </w:rPr>
            </w:pPr>
            <w:r>
              <w:rPr>
                <w:rFonts w:eastAsia="Times New Roman"/>
                <w:sz w:val="24"/>
                <w:szCs w:val="24"/>
              </w:rPr>
              <w:t>5</w:t>
            </w:r>
          </w:p>
        </w:tc>
        <w:tc>
          <w:tcPr>
            <w:tcW w:w="4896" w:type="dxa"/>
            <w:tcBorders>
              <w:top w:val="single" w:sz="6" w:space="0" w:color="000000"/>
              <w:left w:val="single" w:sz="6" w:space="0" w:color="000000"/>
              <w:bottom w:val="single" w:sz="6" w:space="0" w:color="000000"/>
              <w:right w:val="single" w:sz="6" w:space="0" w:color="000000"/>
            </w:tcBorders>
            <w:hideMark/>
          </w:tcPr>
          <w:p w14:paraId="4EBA3F04" w14:textId="77777777" w:rsidR="00C2268F" w:rsidRDefault="00C2268F">
            <w:pPr>
              <w:spacing w:line="240" w:lineRule="auto"/>
              <w:ind w:firstLine="0"/>
              <w:jc w:val="left"/>
              <w:rPr>
                <w:rFonts w:eastAsia="Times New Roman"/>
                <w:sz w:val="24"/>
                <w:szCs w:val="24"/>
              </w:rPr>
            </w:pPr>
            <w:r>
              <w:rPr>
                <w:rFonts w:eastAsia="Times New Roman"/>
                <w:sz w:val="24"/>
                <w:szCs w:val="24"/>
              </w:rPr>
              <w:t>Амортизация используемых основных средств и нематериальных активов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A106979" w14:textId="77777777" w:rsidR="00C2268F" w:rsidRDefault="00C2268F">
            <w:pPr>
              <w:ind w:firstLine="10"/>
              <w:jc w:val="center"/>
            </w:pPr>
            <w:r>
              <w:t>78 986</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42AB2BD0" w14:textId="77777777" w:rsidR="00C2268F" w:rsidRDefault="00C2268F">
            <w:pPr>
              <w:ind w:firstLine="0"/>
              <w:jc w:val="center"/>
            </w:pPr>
            <w:r>
              <w:t>5,65</w:t>
            </w:r>
          </w:p>
        </w:tc>
      </w:tr>
      <w:tr w:rsidR="00C2268F" w14:paraId="001552E0"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C0AB6F9" w14:textId="77777777" w:rsidR="00C2268F" w:rsidRDefault="00C2268F">
            <w:pPr>
              <w:spacing w:line="240" w:lineRule="auto"/>
              <w:ind w:firstLine="0"/>
              <w:jc w:val="center"/>
              <w:rPr>
                <w:rFonts w:eastAsia="Times New Roman"/>
                <w:sz w:val="24"/>
                <w:szCs w:val="24"/>
              </w:rPr>
            </w:pPr>
            <w:r>
              <w:rPr>
                <w:rFonts w:eastAsia="Times New Roman"/>
                <w:sz w:val="24"/>
                <w:szCs w:val="24"/>
              </w:rPr>
              <w:t>6</w:t>
            </w:r>
          </w:p>
        </w:tc>
        <w:tc>
          <w:tcPr>
            <w:tcW w:w="4896" w:type="dxa"/>
            <w:tcBorders>
              <w:top w:val="single" w:sz="6" w:space="0" w:color="000000"/>
              <w:left w:val="single" w:sz="6" w:space="0" w:color="000000"/>
              <w:bottom w:val="single" w:sz="6" w:space="0" w:color="000000"/>
              <w:right w:val="single" w:sz="6" w:space="0" w:color="000000"/>
            </w:tcBorders>
            <w:hideMark/>
          </w:tcPr>
          <w:p w14:paraId="521A4D6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модернизацию и приобретение основных средств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617D47C"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6B3F8D1C" w14:textId="77777777" w:rsidR="00C2268F" w:rsidRDefault="00C2268F">
            <w:pPr>
              <w:ind w:firstLine="0"/>
              <w:jc w:val="center"/>
            </w:pPr>
            <w:r>
              <w:t>-</w:t>
            </w:r>
          </w:p>
        </w:tc>
      </w:tr>
      <w:tr w:rsidR="00C2268F" w14:paraId="72BAAE92"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D191DD6" w14:textId="77777777" w:rsidR="00C2268F" w:rsidRDefault="00C2268F">
            <w:pPr>
              <w:spacing w:line="240" w:lineRule="auto"/>
              <w:ind w:firstLine="0"/>
              <w:jc w:val="center"/>
              <w:rPr>
                <w:rFonts w:eastAsia="Times New Roman"/>
                <w:sz w:val="24"/>
                <w:szCs w:val="24"/>
              </w:rPr>
            </w:pPr>
            <w:r>
              <w:rPr>
                <w:rFonts w:eastAsia="Times New Roman"/>
                <w:sz w:val="24"/>
                <w:szCs w:val="24"/>
              </w:rPr>
              <w:t>7</w:t>
            </w:r>
          </w:p>
        </w:tc>
        <w:tc>
          <w:tcPr>
            <w:tcW w:w="4896" w:type="dxa"/>
            <w:tcBorders>
              <w:top w:val="single" w:sz="6" w:space="0" w:color="000000"/>
              <w:left w:val="single" w:sz="6" w:space="0" w:color="000000"/>
              <w:bottom w:val="single" w:sz="6" w:space="0" w:color="000000"/>
              <w:right w:val="single" w:sz="6" w:space="0" w:color="000000"/>
            </w:tcBorders>
            <w:hideMark/>
          </w:tcPr>
          <w:p w14:paraId="579A7901"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приобретение необходимого ПО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C20EFCE"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69CA6DF" w14:textId="77777777" w:rsidR="00C2268F" w:rsidRDefault="00C2268F">
            <w:pPr>
              <w:ind w:firstLine="0"/>
              <w:jc w:val="center"/>
            </w:pPr>
            <w:r>
              <w:t>-</w:t>
            </w:r>
          </w:p>
        </w:tc>
      </w:tr>
      <w:tr w:rsidR="00C2268F" w14:paraId="5E1A45A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7EC81717" w14:textId="77777777" w:rsidR="00C2268F" w:rsidRDefault="00C2268F">
            <w:pPr>
              <w:spacing w:line="240" w:lineRule="auto"/>
              <w:ind w:firstLine="0"/>
              <w:jc w:val="center"/>
              <w:rPr>
                <w:rFonts w:eastAsia="Times New Roman"/>
                <w:sz w:val="24"/>
                <w:szCs w:val="24"/>
              </w:rPr>
            </w:pPr>
            <w:r>
              <w:rPr>
                <w:rFonts w:eastAsia="Times New Roman"/>
                <w:sz w:val="24"/>
                <w:szCs w:val="24"/>
              </w:rPr>
              <w:t>8</w:t>
            </w:r>
          </w:p>
        </w:tc>
        <w:tc>
          <w:tcPr>
            <w:tcW w:w="4896" w:type="dxa"/>
            <w:tcBorders>
              <w:top w:val="single" w:sz="6" w:space="0" w:color="000000"/>
              <w:left w:val="single" w:sz="6" w:space="0" w:color="000000"/>
              <w:bottom w:val="single" w:sz="6" w:space="0" w:color="000000"/>
              <w:right w:val="single" w:sz="6" w:space="0" w:color="000000"/>
            </w:tcBorders>
            <w:hideMark/>
          </w:tcPr>
          <w:p w14:paraId="5D2AB787"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интернет, связь</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4ACF9EB8"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08C92B" w14:textId="77777777" w:rsidR="00C2268F" w:rsidRDefault="00C2268F">
            <w:pPr>
              <w:ind w:firstLine="0"/>
              <w:jc w:val="center"/>
            </w:pPr>
            <w:r>
              <w:t>-</w:t>
            </w:r>
          </w:p>
        </w:tc>
      </w:tr>
      <w:tr w:rsidR="00C2268F" w14:paraId="3B7D77B8"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30EFA32A" w14:textId="77777777" w:rsidR="00C2268F" w:rsidRDefault="00C2268F">
            <w:pPr>
              <w:spacing w:line="240" w:lineRule="auto"/>
              <w:ind w:firstLine="0"/>
              <w:jc w:val="center"/>
              <w:rPr>
                <w:rFonts w:eastAsia="Times New Roman"/>
                <w:sz w:val="24"/>
                <w:szCs w:val="24"/>
              </w:rPr>
            </w:pPr>
            <w:r>
              <w:rPr>
                <w:rFonts w:eastAsia="Times New Roman"/>
                <w:sz w:val="24"/>
                <w:szCs w:val="24"/>
              </w:rPr>
              <w:t>9</w:t>
            </w:r>
          </w:p>
        </w:tc>
        <w:tc>
          <w:tcPr>
            <w:tcW w:w="4896" w:type="dxa"/>
            <w:tcBorders>
              <w:top w:val="single" w:sz="6" w:space="0" w:color="000000"/>
              <w:left w:val="single" w:sz="6" w:space="0" w:color="000000"/>
              <w:bottom w:val="single" w:sz="6" w:space="0" w:color="000000"/>
              <w:right w:val="single" w:sz="6" w:space="0" w:color="000000"/>
            </w:tcBorders>
            <w:hideMark/>
          </w:tcPr>
          <w:p w14:paraId="7453474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канцелярские товары и расходные материалы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9E1E0B5" w14:textId="77777777" w:rsidR="00C2268F" w:rsidRDefault="00C2268F">
            <w:pPr>
              <w:ind w:firstLine="10"/>
              <w:jc w:val="center"/>
            </w:pPr>
            <w:r>
              <w:t>4 200</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97653E6" w14:textId="77777777" w:rsidR="00C2268F" w:rsidRDefault="00C2268F">
            <w:pPr>
              <w:ind w:firstLine="0"/>
              <w:jc w:val="center"/>
            </w:pPr>
            <w:r>
              <w:t>0,30</w:t>
            </w:r>
          </w:p>
        </w:tc>
      </w:tr>
      <w:tr w:rsidR="00C2268F" w14:paraId="02FC3C5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766AD87" w14:textId="77777777" w:rsidR="00C2268F" w:rsidRDefault="00C2268F">
            <w:pPr>
              <w:spacing w:line="240" w:lineRule="auto"/>
              <w:ind w:firstLine="0"/>
              <w:jc w:val="center"/>
              <w:rPr>
                <w:rFonts w:eastAsia="Times New Roman"/>
                <w:sz w:val="24"/>
                <w:szCs w:val="24"/>
              </w:rPr>
            </w:pPr>
            <w:r>
              <w:rPr>
                <w:rFonts w:eastAsia="Times New Roman"/>
                <w:sz w:val="24"/>
                <w:szCs w:val="24"/>
              </w:rPr>
              <w:t>10</w:t>
            </w:r>
          </w:p>
        </w:tc>
        <w:tc>
          <w:tcPr>
            <w:tcW w:w="4896" w:type="dxa"/>
            <w:tcBorders>
              <w:top w:val="single" w:sz="6" w:space="0" w:color="000000"/>
              <w:left w:val="single" w:sz="6" w:space="0" w:color="000000"/>
              <w:bottom w:val="single" w:sz="6" w:space="0" w:color="000000"/>
              <w:right w:val="single" w:sz="6" w:space="0" w:color="000000"/>
            </w:tcBorders>
            <w:hideMark/>
          </w:tcPr>
          <w:p w14:paraId="191BEC29" w14:textId="77777777" w:rsidR="00C2268F" w:rsidRDefault="00C2268F">
            <w:pPr>
              <w:spacing w:line="240" w:lineRule="auto"/>
              <w:ind w:firstLine="0"/>
              <w:jc w:val="left"/>
              <w:rPr>
                <w:rFonts w:eastAsia="Times New Roman"/>
                <w:sz w:val="24"/>
                <w:szCs w:val="24"/>
              </w:rPr>
            </w:pPr>
            <w:r>
              <w:rPr>
                <w:rFonts w:eastAsia="Times New Roman"/>
                <w:sz w:val="24"/>
                <w:szCs w:val="24"/>
              </w:rPr>
              <w:t>Прочие расходы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F3FABBF" w14:textId="77777777" w:rsidR="00C2268F" w:rsidRDefault="00C2268F">
            <w:pPr>
              <w:spacing w:line="240" w:lineRule="auto"/>
              <w:ind w:firstLine="0"/>
              <w:jc w:val="center"/>
              <w:rPr>
                <w:rFonts w:eastAsia="Times New Roman"/>
                <w:sz w:val="24"/>
                <w:szCs w:val="24"/>
              </w:rPr>
            </w:pPr>
            <w:r>
              <w:rPr>
                <w:rFonts w:eastAsia="Times New Roman"/>
                <w:sz w:val="24"/>
                <w:szCs w:val="24"/>
              </w:rPr>
              <w:t>299 114</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8ACA9D6" w14:textId="77777777" w:rsidR="00C2268F" w:rsidRDefault="00C2268F">
            <w:pPr>
              <w:ind w:firstLine="0"/>
              <w:jc w:val="center"/>
              <w:rPr>
                <w:sz w:val="24"/>
              </w:rPr>
            </w:pPr>
            <w:r>
              <w:rPr>
                <w:sz w:val="24"/>
              </w:rPr>
              <w:t>21,39</w:t>
            </w:r>
          </w:p>
        </w:tc>
      </w:tr>
      <w:tr w:rsidR="00C2268F" w14:paraId="6FAD5E02" w14:textId="77777777" w:rsidTr="00C2268F">
        <w:trPr>
          <w:jc w:val="center"/>
        </w:trPr>
        <w:tc>
          <w:tcPr>
            <w:tcW w:w="5517" w:type="dxa"/>
            <w:gridSpan w:val="2"/>
            <w:tcBorders>
              <w:top w:val="single" w:sz="6" w:space="0" w:color="000000"/>
              <w:left w:val="single" w:sz="6" w:space="0" w:color="000000"/>
              <w:bottom w:val="single" w:sz="6" w:space="0" w:color="000000"/>
              <w:right w:val="single" w:sz="6" w:space="0" w:color="000000"/>
            </w:tcBorders>
            <w:hideMark/>
          </w:tcPr>
          <w:p w14:paraId="21A418B9" w14:textId="77777777" w:rsidR="00C2268F" w:rsidRDefault="00C2268F">
            <w:pPr>
              <w:spacing w:line="240" w:lineRule="auto"/>
              <w:ind w:firstLine="0"/>
              <w:jc w:val="right"/>
              <w:rPr>
                <w:rFonts w:eastAsia="Times New Roman"/>
                <w:b/>
                <w:sz w:val="24"/>
                <w:szCs w:val="24"/>
              </w:rPr>
            </w:pPr>
            <w:r>
              <w:rPr>
                <w:rFonts w:eastAsia="Times New Roman"/>
                <w:b/>
                <w:sz w:val="24"/>
                <w:szCs w:val="24"/>
              </w:rPr>
              <w:t>Итого: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F552463" w14:textId="77777777" w:rsidR="00C2268F" w:rsidRDefault="00C2268F">
            <w:pPr>
              <w:spacing w:line="240" w:lineRule="auto"/>
              <w:ind w:firstLine="0"/>
              <w:jc w:val="center"/>
              <w:rPr>
                <w:rFonts w:eastAsia="Times New Roman" w:cs="Times New Roman"/>
                <w:b/>
                <w:bCs/>
                <w:color w:val="000000"/>
                <w:sz w:val="24"/>
              </w:rPr>
            </w:pPr>
            <w:r>
              <w:rPr>
                <w:rFonts w:cs="Times New Roman"/>
                <w:b/>
                <w:bCs/>
                <w:color w:val="000000"/>
                <w:sz w:val="24"/>
              </w:rPr>
              <w:t>1 398 699</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061B6C4" w14:textId="77777777" w:rsidR="00C2268F" w:rsidRDefault="00C2268F">
            <w:pPr>
              <w:spacing w:line="240" w:lineRule="auto"/>
              <w:ind w:firstLine="0"/>
              <w:jc w:val="center"/>
              <w:rPr>
                <w:rFonts w:eastAsia="Times New Roman"/>
                <w:b/>
                <w:color w:val="000000" w:themeColor="text1"/>
                <w:sz w:val="24"/>
                <w:szCs w:val="24"/>
                <w:lang w:val="en-US"/>
              </w:rPr>
            </w:pPr>
            <w:r>
              <w:rPr>
                <w:rFonts w:eastAsia="Times New Roman"/>
                <w:b/>
                <w:sz w:val="24"/>
                <w:szCs w:val="24"/>
              </w:rPr>
              <w:t>100</w:t>
            </w:r>
          </w:p>
        </w:tc>
      </w:tr>
    </w:tbl>
    <w:tbl>
      <w:tblPr>
        <w:tblStyle w:val="af9"/>
        <w:tblpPr w:leftFromText="180" w:rightFromText="180" w:vertAnchor="page" w:horzAnchor="page" w:tblpX="10671" w:tblpY="1161"/>
        <w:tblW w:w="0" w:type="auto"/>
        <w:tblLook w:val="04A0" w:firstRow="1" w:lastRow="0" w:firstColumn="1" w:lastColumn="0" w:noHBand="0" w:noVBand="1"/>
      </w:tblPr>
      <w:tblGrid>
        <w:gridCol w:w="1254"/>
      </w:tblGrid>
      <w:tr w:rsidR="00046896" w14:paraId="20ED2AE0" w14:textId="77777777" w:rsidTr="00046896">
        <w:trPr>
          <w:cantSplit/>
          <w:trHeight w:val="14034"/>
        </w:trPr>
        <w:tc>
          <w:tcPr>
            <w:tcW w:w="1254" w:type="dxa"/>
            <w:tcBorders>
              <w:top w:val="nil"/>
              <w:left w:val="nil"/>
              <w:bottom w:val="nil"/>
              <w:right w:val="nil"/>
            </w:tcBorders>
            <w:textDirection w:val="btLr"/>
            <w:hideMark/>
          </w:tcPr>
          <w:p w14:paraId="24A9CB68" w14:textId="6B28BB8C" w:rsidR="00046896" w:rsidRPr="00046896" w:rsidRDefault="00046896" w:rsidP="00875FB1">
            <w:pPr>
              <w:pStyle w:val="affffff4"/>
            </w:pPr>
            <w:r>
              <w:lastRenderedPageBreak/>
              <w:t>Рис. 3.</w:t>
            </w:r>
            <w:r w:rsidR="00875FB1">
              <w:t>1</w:t>
            </w:r>
            <w:r>
              <w:t>. Структура себестоимости программного продукта</w:t>
            </w:r>
          </w:p>
        </w:tc>
      </w:tr>
    </w:tbl>
    <w:p w14:paraId="5A86B4C5" w14:textId="77777777" w:rsidR="00C2268F" w:rsidRDefault="00C2268F" w:rsidP="00C2268F">
      <w:pPr>
        <w:ind w:firstLine="0"/>
        <w:jc w:val="left"/>
        <w:rPr>
          <w:color w:val="000000" w:themeColor="text1"/>
        </w:rPr>
      </w:pPr>
    </w:p>
    <w:p w14:paraId="34A9DB5A" w14:textId="77777777" w:rsidR="00C2268F" w:rsidRDefault="00C2268F" w:rsidP="00C2268F">
      <w:pPr>
        <w:ind w:firstLine="0"/>
        <w:jc w:val="left"/>
        <w:rPr>
          <w:color w:val="000000" w:themeColor="text1"/>
        </w:rPr>
      </w:pPr>
    </w:p>
    <w:p w14:paraId="68FC66A3" w14:textId="2A3D0977" w:rsidR="00C2268F" w:rsidRDefault="00786EF5" w:rsidP="00786EF5">
      <w:pPr>
        <w:ind w:firstLine="0"/>
        <w:jc w:val="left"/>
        <w:rPr>
          <w:color w:val="000000" w:themeColor="text1"/>
        </w:rPr>
      </w:pPr>
      <w:r w:rsidRPr="00786EF5">
        <w:rPr>
          <w:noProof/>
          <w:color w:val="000000" w:themeColor="text1"/>
          <w:lang w:eastAsia="ru-RU"/>
        </w:rPr>
        <w:drawing>
          <wp:inline distT="0" distB="0" distL="0" distR="0" wp14:anchorId="15D470FF" wp14:editId="5550FC06">
            <wp:extent cx="8721145" cy="5214770"/>
            <wp:effectExtent l="635"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748667" cy="5231226"/>
                    </a:xfrm>
                    <a:prstGeom prst="rect">
                      <a:avLst/>
                    </a:prstGeom>
                  </pic:spPr>
                </pic:pic>
              </a:graphicData>
            </a:graphic>
          </wp:inline>
        </w:drawing>
      </w:r>
    </w:p>
    <w:p w14:paraId="10E9EC06" w14:textId="568A5C1C" w:rsidR="002C3AE6" w:rsidRDefault="002C3AE6" w:rsidP="005F7E37">
      <w:pPr>
        <w:pStyle w:val="1"/>
      </w:pPr>
      <w:bookmarkStart w:id="148" w:name="_Toc74085153"/>
      <w:r>
        <w:lastRenderedPageBreak/>
        <w:t xml:space="preserve">ПРОЕКТИРОВАНИЕ И </w:t>
      </w:r>
      <w:r w:rsidRPr="004044EF">
        <w:t>РАЗРАБОТКА</w:t>
      </w:r>
      <w:r>
        <w:t xml:space="preserve"> ПРОГРАММНОГО </w:t>
      </w:r>
      <w:r w:rsidR="003935E2">
        <w:t>КОМПЛЕКСА</w:t>
      </w:r>
      <w:bookmarkEnd w:id="148"/>
    </w:p>
    <w:p w14:paraId="0AB5E1EB" w14:textId="77777777" w:rsidR="005258C7" w:rsidRDefault="005258C7" w:rsidP="005258C7">
      <w:r>
        <w:t>В процессе проектирования было принято следующее: система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 хранилище в связи с ее масштабируемостью, гибкой настройкой, высокой безопасностью и надежностью, а также наличием большого объема документации.</w:t>
      </w:r>
    </w:p>
    <w:p w14:paraId="7EA8B16F" w14:textId="02A33A10" w:rsidR="005258C7" w:rsidRDefault="005258C7" w:rsidP="005258C7">
      <w:r>
        <w:t xml:space="preserve">Схема архитектуры ПС представлена на рис. </w:t>
      </w:r>
      <w:r w:rsidR="004D358A">
        <w:t>4</w:t>
      </w:r>
      <w:r>
        <w:t>.1.</w:t>
      </w:r>
    </w:p>
    <w:p w14:paraId="28ABF0F4" w14:textId="77777777" w:rsidR="005258C7" w:rsidRDefault="005258C7" w:rsidP="005258C7">
      <w:pPr>
        <w:pStyle w:val="2"/>
      </w:pPr>
      <w:bookmarkStart w:id="149" w:name="_Toc73469564"/>
      <w:bookmarkStart w:id="150" w:name="_Toc68534525"/>
      <w:bookmarkStart w:id="151" w:name="_Toc73879670"/>
      <w:bookmarkStart w:id="152" w:name="_Toc74085154"/>
      <w:r>
        <w:t>Клиентская часть</w:t>
      </w:r>
      <w:bookmarkEnd w:id="149"/>
      <w:bookmarkEnd w:id="150"/>
      <w:bookmarkEnd w:id="151"/>
      <w:bookmarkEnd w:id="152"/>
    </w:p>
    <w:p w14:paraId="67477D68" w14:textId="77777777" w:rsidR="005258C7" w:rsidRDefault="005258C7" w:rsidP="005258C7">
      <w:r>
        <w:t xml:space="preserve">В процессе анализа было рассмотрено несколько альтернативных инструментов разработки </w:t>
      </w:r>
      <w:r>
        <w:rPr>
          <w:lang w:val="en-US"/>
        </w:rPr>
        <w:t>web</w:t>
      </w:r>
      <w:r>
        <w:t>-интерфейса:</w:t>
      </w:r>
    </w:p>
    <w:p w14:paraId="3A1E3BF1" w14:textId="1BA0CAC5" w:rsidR="005258C7" w:rsidRDefault="005258C7" w:rsidP="00F61418">
      <w:pPr>
        <w:pStyle w:val="a0"/>
        <w:numPr>
          <w:ilvl w:val="2"/>
          <w:numId w:val="3"/>
        </w:numPr>
        <w:ind w:left="1066" w:hanging="357"/>
      </w:pPr>
      <w:r>
        <w:rPr>
          <w:lang w:val="en-US"/>
        </w:rPr>
        <w:t>React [</w:t>
      </w:r>
      <w:r>
        <w:rPr>
          <w:lang w:val="en-US"/>
        </w:rPr>
        <w:fldChar w:fldCharType="begin"/>
      </w:r>
      <w:r>
        <w:rPr>
          <w:lang w:val="en-US"/>
        </w:rPr>
        <w:instrText xml:space="preserve"> REF _Ref72677078 \r \h  \* MERGEFORMAT </w:instrText>
      </w:r>
      <w:r>
        <w:rPr>
          <w:lang w:val="en-US"/>
        </w:rPr>
      </w:r>
      <w:r>
        <w:rPr>
          <w:lang w:val="en-US"/>
        </w:rPr>
        <w:fldChar w:fldCharType="separate"/>
      </w:r>
      <w:r w:rsidR="00B15ECC">
        <w:rPr>
          <w:lang w:val="en-US"/>
        </w:rPr>
        <w:t>18</w:t>
      </w:r>
      <w:r>
        <w:rPr>
          <w:lang w:val="en-US"/>
        </w:rPr>
        <w:fldChar w:fldCharType="end"/>
      </w:r>
      <w:r>
        <w:rPr>
          <w:lang w:val="en-US"/>
        </w:rPr>
        <w:t>]</w:t>
      </w:r>
      <w:r>
        <w:t>;</w:t>
      </w:r>
    </w:p>
    <w:p w14:paraId="77636411" w14:textId="5C91ABC4" w:rsidR="005258C7" w:rsidRDefault="005258C7" w:rsidP="00F61418">
      <w:pPr>
        <w:pStyle w:val="a0"/>
        <w:numPr>
          <w:ilvl w:val="2"/>
          <w:numId w:val="3"/>
        </w:numPr>
        <w:ind w:left="1066" w:hanging="357"/>
      </w:pPr>
      <w:r w:rsidRPr="005258C7">
        <w:rPr>
          <w:lang w:val="en-US"/>
        </w:rPr>
        <w:t>Angular [</w:t>
      </w:r>
      <w:r w:rsidRPr="005258C7">
        <w:rPr>
          <w:lang w:val="en-US"/>
        </w:rPr>
        <w:fldChar w:fldCharType="begin"/>
      </w:r>
      <w:r w:rsidRPr="005258C7">
        <w:rPr>
          <w:lang w:val="en-US"/>
        </w:rPr>
        <w:instrText xml:space="preserve"> REF _Ref72677091 \r \h  \* MERGEFORMAT </w:instrText>
      </w:r>
      <w:r w:rsidRPr="005258C7">
        <w:rPr>
          <w:lang w:val="en-US"/>
        </w:rPr>
      </w:r>
      <w:r w:rsidRPr="005258C7">
        <w:rPr>
          <w:lang w:val="en-US"/>
        </w:rPr>
        <w:fldChar w:fldCharType="separate"/>
      </w:r>
      <w:r w:rsidR="00B15ECC">
        <w:rPr>
          <w:lang w:val="en-US"/>
        </w:rPr>
        <w:t>17</w:t>
      </w:r>
      <w:r w:rsidRPr="005258C7">
        <w:rPr>
          <w:lang w:val="en-US"/>
        </w:rPr>
        <w:fldChar w:fldCharType="end"/>
      </w:r>
      <w:r w:rsidRPr="005258C7">
        <w:rPr>
          <w:lang w:val="en-US"/>
        </w:rPr>
        <w:t>];</w:t>
      </w:r>
    </w:p>
    <w:p w14:paraId="62FAC954" w14:textId="102E1BFF" w:rsidR="005258C7" w:rsidRDefault="005258C7" w:rsidP="00F61418">
      <w:pPr>
        <w:pStyle w:val="a0"/>
        <w:numPr>
          <w:ilvl w:val="2"/>
          <w:numId w:val="3"/>
        </w:numPr>
        <w:ind w:left="1066" w:hanging="357"/>
      </w:pPr>
      <w:r w:rsidRPr="005258C7">
        <w:rPr>
          <w:lang w:val="en-US"/>
        </w:rPr>
        <w:t>Vue [</w:t>
      </w:r>
      <w:r w:rsidRPr="005258C7">
        <w:rPr>
          <w:lang w:val="en-US"/>
        </w:rPr>
        <w:fldChar w:fldCharType="begin"/>
      </w:r>
      <w:r w:rsidRPr="005258C7">
        <w:rPr>
          <w:lang w:val="en-US"/>
        </w:rPr>
        <w:instrText xml:space="preserve"> REF _Ref72677425 \r \h  \* MERGEFORMAT </w:instrText>
      </w:r>
      <w:r w:rsidRPr="005258C7">
        <w:rPr>
          <w:lang w:val="en-US"/>
        </w:rPr>
      </w:r>
      <w:r w:rsidRPr="005258C7">
        <w:rPr>
          <w:lang w:val="en-US"/>
        </w:rPr>
        <w:fldChar w:fldCharType="separate"/>
      </w:r>
      <w:r w:rsidR="00B15ECC">
        <w:rPr>
          <w:lang w:val="en-US"/>
        </w:rPr>
        <w:t>19</w:t>
      </w:r>
      <w:r w:rsidRPr="005258C7">
        <w:rPr>
          <w:lang w:val="en-US"/>
        </w:rPr>
        <w:fldChar w:fldCharType="end"/>
      </w:r>
      <w:r w:rsidRPr="005258C7">
        <w:rPr>
          <w:lang w:val="en-US"/>
        </w:rPr>
        <w:t>].</w:t>
      </w:r>
    </w:p>
    <w:p w14:paraId="4A0A7EF2" w14:textId="537D235A" w:rsidR="005258C7" w:rsidRDefault="005258C7" w:rsidP="005258C7">
      <w:r>
        <w:t xml:space="preserve">Среди выбранных фреймворков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5258C7">
        <w:t xml:space="preserve"> </w:t>
      </w:r>
      <w:r>
        <w:t>из коробки [</w:t>
      </w:r>
      <w:r>
        <w:fldChar w:fldCharType="begin"/>
      </w:r>
      <w:r>
        <w:instrText xml:space="preserve"> REF _Ref72677091 \r \h </w:instrText>
      </w:r>
      <w:r>
        <w:fldChar w:fldCharType="separate"/>
      </w:r>
      <w:r w:rsidR="00B15ECC">
        <w:t>17</w:t>
      </w:r>
      <w:r>
        <w:fldChar w:fldCharType="end"/>
      </w:r>
      <w:r>
        <w:t xml:space="preserve">]. В качестве скриптового языка из-за ряда преимуществ над </w:t>
      </w:r>
      <w:r>
        <w:rPr>
          <w:lang w:val="en-US"/>
        </w:rPr>
        <w:t>JavaScript</w:t>
      </w:r>
      <w:r w:rsidRPr="005258C7">
        <w:t xml:space="preserve"> </w:t>
      </w:r>
      <w:r>
        <w:t xml:space="preserve">был выбран </w:t>
      </w:r>
      <w:r>
        <w:rPr>
          <w:lang w:val="en-US"/>
        </w:rPr>
        <w:t>TypeScript</w:t>
      </w:r>
      <w:r>
        <w:t xml:space="preserve"> [</w:t>
      </w:r>
      <w:r>
        <w:fldChar w:fldCharType="begin"/>
      </w:r>
      <w:r>
        <w:instrText xml:space="preserve"> REF _Ref72677115 \r \h </w:instrText>
      </w:r>
      <w:r>
        <w:fldChar w:fldCharType="separate"/>
      </w:r>
      <w:r w:rsidR="00B15ECC">
        <w:t>21</w:t>
      </w:r>
      <w:r>
        <w:fldChar w:fldCharType="end"/>
      </w:r>
      <w:r>
        <w:t xml:space="preserve">]. Для вёрстки будет применяться следующий набор инструментов: </w:t>
      </w:r>
      <w:r>
        <w:rPr>
          <w:lang w:val="en-US"/>
        </w:rPr>
        <w:t>HTML</w:t>
      </w:r>
      <w:r>
        <w:t xml:space="preserve"> + </w:t>
      </w:r>
      <w:r>
        <w:rPr>
          <w:lang w:val="en-US"/>
        </w:rPr>
        <w:t>CSS</w:t>
      </w:r>
      <w:r>
        <w:t xml:space="preserve"> [</w:t>
      </w:r>
      <w:r>
        <w:fldChar w:fldCharType="begin"/>
      </w:r>
      <w:r>
        <w:instrText xml:space="preserve"> REF _Ref72677065 \r \h </w:instrText>
      </w:r>
      <w:r>
        <w:fldChar w:fldCharType="separate"/>
      </w:r>
      <w:r w:rsidR="00B15ECC">
        <w:t>20</w:t>
      </w:r>
      <w:r>
        <w:fldChar w:fldCharType="end"/>
      </w:r>
      <w:r>
        <w:t xml:space="preserve">], а также адаптивные компоненты </w:t>
      </w:r>
      <w:r>
        <w:rPr>
          <w:lang w:val="en-US"/>
        </w:rPr>
        <w:t>Material</w:t>
      </w:r>
      <w:r w:rsidRPr="005258C7">
        <w:t xml:space="preserve"> </w:t>
      </w:r>
      <w:r>
        <w:t xml:space="preserve">и некоторые стили </w:t>
      </w:r>
      <w:r>
        <w:rPr>
          <w:lang w:val="en-US"/>
        </w:rPr>
        <w:t>Bootstrap</w:t>
      </w:r>
      <w:r>
        <w:t xml:space="preserve">. </w:t>
      </w:r>
      <w:r>
        <w:rPr>
          <w:lang w:val="en-US"/>
        </w:rPr>
        <w:t>Bootstrap</w:t>
      </w:r>
      <w:r w:rsidRPr="005258C7">
        <w:t xml:space="preserve"> </w:t>
      </w:r>
      <w:r>
        <w:t xml:space="preserve">и </w:t>
      </w:r>
      <w:r>
        <w:rPr>
          <w:lang w:val="en-US"/>
        </w:rPr>
        <w:t>Material</w:t>
      </w:r>
      <w:r w:rsidRPr="005258C7">
        <w:t xml:space="preserve"> </w:t>
      </w:r>
      <w:r>
        <w:t xml:space="preserve">уже входят в </w:t>
      </w:r>
      <w:r>
        <w:rPr>
          <w:lang w:val="en-US"/>
        </w:rPr>
        <w:t>Angular</w:t>
      </w:r>
      <w:r>
        <w:t>, поэтому отдельно подключать их не требуется</w:t>
      </w:r>
      <w:r w:rsidR="00B213C3">
        <w:t>.</w:t>
      </w:r>
    </w:p>
    <w:p w14:paraId="35AF70A3" w14:textId="77777777" w:rsidR="00DE004F" w:rsidRDefault="00DE004F" w:rsidP="00DE004F">
      <w:pPr>
        <w:pStyle w:val="2"/>
      </w:pPr>
      <w:bookmarkStart w:id="153" w:name="_Toc73469565"/>
      <w:bookmarkStart w:id="154" w:name="_Toc68534526"/>
      <w:bookmarkStart w:id="155" w:name="_Toc73879671"/>
      <w:bookmarkStart w:id="156" w:name="_Toc74085155"/>
      <w:r>
        <w:t>Серверная часть</w:t>
      </w:r>
      <w:bookmarkEnd w:id="153"/>
      <w:bookmarkEnd w:id="154"/>
      <w:bookmarkEnd w:id="155"/>
      <w:bookmarkEnd w:id="156"/>
    </w:p>
    <w:p w14:paraId="71CD72A3" w14:textId="654A5EF7" w:rsidR="00DE004F" w:rsidRPr="00A26036" w:rsidRDefault="00DE004F" w:rsidP="005258C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tbl>
      <w:tblPr>
        <w:tblStyle w:val="af9"/>
        <w:tblpPr w:leftFromText="180" w:rightFromText="180" w:vertAnchor="page" w:horzAnchor="margin" w:tblpXSpec="right" w:tblpY="2007"/>
        <w:tblW w:w="0" w:type="auto"/>
        <w:tblLook w:val="04A0" w:firstRow="1" w:lastRow="0" w:firstColumn="1" w:lastColumn="0" w:noHBand="0" w:noVBand="1"/>
      </w:tblPr>
      <w:tblGrid>
        <w:gridCol w:w="1254"/>
      </w:tblGrid>
      <w:tr w:rsidR="005258C7" w14:paraId="29C8D254" w14:textId="77777777" w:rsidTr="005258C7">
        <w:trPr>
          <w:cantSplit/>
          <w:trHeight w:val="14034"/>
        </w:trPr>
        <w:tc>
          <w:tcPr>
            <w:tcW w:w="1254" w:type="dxa"/>
            <w:tcBorders>
              <w:top w:val="nil"/>
              <w:left w:val="nil"/>
              <w:bottom w:val="nil"/>
              <w:right w:val="nil"/>
            </w:tcBorders>
            <w:textDirection w:val="btLr"/>
            <w:hideMark/>
          </w:tcPr>
          <w:p w14:paraId="2D431DF6" w14:textId="77777777" w:rsidR="00C7688B" w:rsidRDefault="00C7688B" w:rsidP="004D358A">
            <w:pPr>
              <w:ind w:left="113" w:right="113" w:firstLine="0"/>
              <w:jc w:val="center"/>
              <w:rPr>
                <w:b/>
                <w:i/>
              </w:rPr>
            </w:pPr>
          </w:p>
          <w:p w14:paraId="0FB4E52E" w14:textId="77777777" w:rsidR="005258C7" w:rsidRDefault="005258C7" w:rsidP="004D358A">
            <w:pPr>
              <w:ind w:left="113" w:right="113" w:firstLine="0"/>
              <w:jc w:val="center"/>
              <w:rPr>
                <w:b/>
                <w:i/>
              </w:rPr>
            </w:pPr>
            <w:r>
              <w:rPr>
                <w:b/>
                <w:i/>
              </w:rPr>
              <w:t xml:space="preserve">Рис. </w:t>
            </w:r>
            <w:r w:rsidR="004D358A">
              <w:rPr>
                <w:b/>
                <w:i/>
              </w:rPr>
              <w:t>4</w:t>
            </w:r>
            <w:r>
              <w:rPr>
                <w:b/>
                <w:i/>
              </w:rPr>
              <w:t>.1. Схема архитектуры ПС</w:t>
            </w:r>
          </w:p>
        </w:tc>
      </w:tr>
    </w:tbl>
    <w:p w14:paraId="1839B856" w14:textId="06A58618" w:rsidR="005258C7" w:rsidRDefault="00C7688B" w:rsidP="005258C7">
      <w:pPr>
        <w:ind w:firstLine="0"/>
        <w:jc w:val="left"/>
        <w:rPr>
          <w:color w:val="000000" w:themeColor="text1"/>
        </w:rPr>
      </w:pPr>
      <w:r w:rsidRPr="00C7688B">
        <w:rPr>
          <w:noProof/>
          <w:color w:val="000000" w:themeColor="text1"/>
          <w:lang w:eastAsia="ru-RU"/>
        </w:rPr>
        <w:drawing>
          <wp:inline distT="0" distB="0" distL="0" distR="0" wp14:anchorId="1715E8F7" wp14:editId="4DE17408">
            <wp:extent cx="8643488" cy="5177304"/>
            <wp:effectExtent l="0" t="635"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69295" cy="5192762"/>
                    </a:xfrm>
                    <a:prstGeom prst="rect">
                      <a:avLst/>
                    </a:prstGeom>
                  </pic:spPr>
                </pic:pic>
              </a:graphicData>
            </a:graphic>
          </wp:inline>
        </w:drawing>
      </w:r>
    </w:p>
    <w:p w14:paraId="79616A38" w14:textId="77777777" w:rsidR="005258C7" w:rsidRDefault="005258C7" w:rsidP="005258C7">
      <w:pPr>
        <w:spacing w:after="160" w:line="256" w:lineRule="auto"/>
        <w:ind w:firstLine="0"/>
        <w:jc w:val="left"/>
      </w:pPr>
      <w:r>
        <w:br w:type="page"/>
      </w:r>
    </w:p>
    <w:p w14:paraId="12AFFFB4" w14:textId="77777777" w:rsidR="00DE004F" w:rsidRDefault="00DE004F" w:rsidP="00DE004F">
      <w:r>
        <w:lastRenderedPageBreak/>
        <w:t>Серверная часть условно поделена на ряд модулей:</w:t>
      </w:r>
    </w:p>
    <w:p w14:paraId="04F1551E" w14:textId="77777777" w:rsidR="00DE004F" w:rsidRDefault="00DE004F" w:rsidP="00E87833">
      <w:pPr>
        <w:pStyle w:val="a7"/>
        <w:numPr>
          <w:ilvl w:val="0"/>
          <w:numId w:val="34"/>
        </w:numPr>
        <w:ind w:left="1066" w:hanging="357"/>
        <w:rPr>
          <w:lang w:val="en-US"/>
        </w:rPr>
      </w:pPr>
      <w:r>
        <w:rPr>
          <w:lang w:val="en-US"/>
        </w:rPr>
        <w:t>web API;</w:t>
      </w:r>
    </w:p>
    <w:p w14:paraId="395B0045" w14:textId="77777777" w:rsidR="00DE004F" w:rsidRDefault="00DE004F" w:rsidP="00E87833">
      <w:pPr>
        <w:pStyle w:val="a7"/>
        <w:numPr>
          <w:ilvl w:val="0"/>
          <w:numId w:val="34"/>
        </w:numPr>
        <w:ind w:left="1066" w:hanging="357"/>
        <w:rPr>
          <w:lang w:val="en-US"/>
        </w:rPr>
      </w:pPr>
      <w:r>
        <w:t>модуль авторизации;</w:t>
      </w:r>
    </w:p>
    <w:p w14:paraId="73261C86" w14:textId="77777777" w:rsidR="00DE004F" w:rsidRDefault="00DE004F" w:rsidP="00E87833">
      <w:pPr>
        <w:pStyle w:val="a7"/>
        <w:numPr>
          <w:ilvl w:val="0"/>
          <w:numId w:val="34"/>
        </w:numPr>
        <w:ind w:left="1066" w:hanging="357"/>
        <w:rPr>
          <w:lang w:val="en-US"/>
        </w:rPr>
      </w:pPr>
      <w:r>
        <w:t>модуль балансировки нагрузки;</w:t>
      </w:r>
    </w:p>
    <w:p w14:paraId="18212922" w14:textId="77777777" w:rsidR="00DE004F" w:rsidRDefault="00DE004F" w:rsidP="00E87833">
      <w:pPr>
        <w:pStyle w:val="a7"/>
        <w:numPr>
          <w:ilvl w:val="0"/>
          <w:numId w:val="34"/>
        </w:numPr>
        <w:ind w:left="1066" w:hanging="357"/>
        <w:rPr>
          <w:lang w:val="en-US"/>
        </w:rPr>
      </w:pPr>
      <w:r>
        <w:t>модуль асинхронной отправки писем;</w:t>
      </w:r>
    </w:p>
    <w:p w14:paraId="207CC031" w14:textId="720039CF" w:rsidR="00DE004F" w:rsidRPr="00DE004F" w:rsidRDefault="00DE004F" w:rsidP="00E87833">
      <w:pPr>
        <w:pStyle w:val="a7"/>
        <w:numPr>
          <w:ilvl w:val="0"/>
          <w:numId w:val="34"/>
        </w:numPr>
        <w:ind w:left="1066" w:hanging="357"/>
      </w:pPr>
      <w:r>
        <w:t>модуль взаимодействия с базой данных.</w:t>
      </w:r>
    </w:p>
    <w:p w14:paraId="26330EC0" w14:textId="682102DD" w:rsidR="005258C7" w:rsidRDefault="005258C7" w:rsidP="00DE004F">
      <w:pPr>
        <w:ind w:firstLine="709"/>
      </w:pPr>
      <w:r>
        <w:rPr>
          <w:lang w:val="en-US"/>
        </w:rPr>
        <w:t>Web</w:t>
      </w:r>
      <w:r w:rsidRPr="005258C7">
        <w:t xml:space="preserve"> </w:t>
      </w:r>
      <w:r>
        <w:rPr>
          <w:lang w:val="en-US"/>
        </w:rPr>
        <w:t>API</w:t>
      </w:r>
      <w:r w:rsidRPr="005258C7">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 [</w:t>
      </w:r>
      <w:r>
        <w:fldChar w:fldCharType="begin"/>
      </w:r>
      <w:r>
        <w:instrText xml:space="preserve"> REF _Ref72677494 \r \h </w:instrText>
      </w:r>
      <w:r>
        <w:fldChar w:fldCharType="separate"/>
      </w:r>
      <w:r w:rsidR="00B15ECC">
        <w:t>8</w:t>
      </w:r>
      <w:r>
        <w:fldChar w:fldCharType="end"/>
      </w:r>
      <w:r>
        <w:t>].</w:t>
      </w:r>
    </w:p>
    <w:p w14:paraId="0FC99FDD" w14:textId="77777777" w:rsidR="005258C7" w:rsidRDefault="005258C7" w:rsidP="005258C7">
      <w:r>
        <w:t>Модуль авторизации отвечает за процедуру подтверждения подлинности конкретного человека, блокировку пользователей, а также за управление ролями зарегистрированных в системе пользователей.</w:t>
      </w:r>
    </w:p>
    <w:p w14:paraId="45069908" w14:textId="2DB074E7" w:rsidR="005258C7" w:rsidRDefault="005258C7" w:rsidP="005258C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w:t>
      </w:r>
      <w:r w:rsidR="00DE004F">
        <w:t>сть их работы,</w:t>
      </w:r>
      <w:r>
        <w:t xml:space="preserve"> собирает статистику запросов, задавать подходящий метод распределения нагрузки.</w:t>
      </w:r>
      <w:r w:rsidR="00DE004F">
        <w:t xml:space="preserve"> Подробная </w:t>
      </w:r>
    </w:p>
    <w:p w14:paraId="2929A724" w14:textId="7FA33862" w:rsidR="005258C7" w:rsidRDefault="005258C7" w:rsidP="005258C7">
      <w:r>
        <w:t xml:space="preserve">Модуль асинхронной отправки писем </w:t>
      </w:r>
      <w:r w:rsidR="00DE004F">
        <w:t xml:space="preserve">является фоновой службой и </w:t>
      </w:r>
      <w:r>
        <w:t>служит для взаимодействия с доступными сервисами доставки и организации отправки писем.</w:t>
      </w:r>
    </w:p>
    <w:p w14:paraId="3DFDE4BF" w14:textId="77777777" w:rsidR="005258C7" w:rsidRDefault="005258C7" w:rsidP="005258C7">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5258C7">
        <w:t xml:space="preserve"> </w:t>
      </w:r>
      <w:r>
        <w:rPr>
          <w:lang w:val="en-US"/>
        </w:rPr>
        <w:t>Framework</w:t>
      </w:r>
      <w:r w:rsidRPr="005258C7">
        <w:t xml:space="preserve"> </w:t>
      </w:r>
      <w:r>
        <w:rPr>
          <w:lang w:val="en-US"/>
        </w:rPr>
        <w:t>Core</w:t>
      </w:r>
      <w:r>
        <w:t>.</w:t>
      </w:r>
    </w:p>
    <w:p w14:paraId="503D56F7" w14:textId="3CC6E43A" w:rsidR="005258C7" w:rsidRDefault="005258C7" w:rsidP="005258C7">
      <w:r>
        <w:t>В качестве инструмента разработки серверной части была выбрана технология .</w:t>
      </w:r>
      <w:r>
        <w:rPr>
          <w:lang w:val="en-US"/>
        </w:rPr>
        <w:t>NET</w:t>
      </w:r>
      <w:r w:rsidRPr="005258C7">
        <w:t xml:space="preserve"> </w:t>
      </w:r>
      <w:r>
        <w:rPr>
          <w:lang w:val="en-US"/>
        </w:rPr>
        <w:t>Core</w:t>
      </w:r>
      <w:r>
        <w:t xml:space="preserve">, благодаря ее кроссплатформенности и удобству языка </w:t>
      </w:r>
      <w:r>
        <w:rPr>
          <w:lang w:val="en-US"/>
        </w:rPr>
        <w:t>C</w:t>
      </w:r>
      <w:r>
        <w:t>#</w:t>
      </w:r>
      <w:r>
        <w:rPr>
          <w:lang w:val="en-US"/>
        </w:rPr>
        <w:t> </w:t>
      </w:r>
      <w:r>
        <w:t>[</w:t>
      </w:r>
      <w:r>
        <w:fldChar w:fldCharType="begin"/>
      </w:r>
      <w:r>
        <w:instrText xml:space="preserve"> REF _Ref72677592 \r \h </w:instrText>
      </w:r>
      <w:r>
        <w:fldChar w:fldCharType="separate"/>
      </w:r>
      <w:r w:rsidR="00B15ECC">
        <w:t>22</w:t>
      </w:r>
      <w:r>
        <w:fldChar w:fldCharType="end"/>
      </w:r>
      <w:r>
        <w:t>], а также благодаря детальной технической документации от официального разработчика [</w:t>
      </w:r>
      <w:r>
        <w:fldChar w:fldCharType="begin"/>
      </w:r>
      <w:r>
        <w:instrText xml:space="preserve"> REF _Ref72677513 \r \h </w:instrText>
      </w:r>
      <w:r>
        <w:fldChar w:fldCharType="separate"/>
      </w:r>
      <w:r w:rsidR="00B15ECC">
        <w:t>9</w:t>
      </w:r>
      <w:r>
        <w:fldChar w:fldCharType="end"/>
      </w:r>
      <w:r>
        <w:t>].</w:t>
      </w:r>
    </w:p>
    <w:p w14:paraId="5C3E2AEE" w14:textId="2EB5686B" w:rsidR="005258C7" w:rsidRDefault="00B51F88" w:rsidP="002353E7">
      <w:pPr>
        <w:pStyle w:val="2"/>
      </w:pPr>
      <w:bookmarkStart w:id="157" w:name="_Toc73879672"/>
      <w:bookmarkStart w:id="158" w:name="_Toc74085156"/>
      <w:r>
        <w:t>Модель данных</w:t>
      </w:r>
      <w:bookmarkEnd w:id="157"/>
      <w:bookmarkEnd w:id="158"/>
    </w:p>
    <w:p w14:paraId="5801C733" w14:textId="0EABA199" w:rsidR="005258C7" w:rsidRDefault="005258C7" w:rsidP="005258C7">
      <w:r>
        <w:t xml:space="preserve">В ходе </w:t>
      </w:r>
      <w:r w:rsidR="00DE004F">
        <w:t xml:space="preserve">выполнения </w:t>
      </w:r>
      <w:r>
        <w:t>работы был проанализирован ряд различных СУБД, а именно:</w:t>
      </w:r>
    </w:p>
    <w:p w14:paraId="5743C817" w14:textId="4FED5774" w:rsidR="005258C7" w:rsidRDefault="005258C7" w:rsidP="00E87833">
      <w:pPr>
        <w:pStyle w:val="a7"/>
        <w:numPr>
          <w:ilvl w:val="0"/>
          <w:numId w:val="35"/>
        </w:numPr>
        <w:ind w:left="1066" w:hanging="357"/>
        <w:rPr>
          <w:lang w:val="en-US"/>
        </w:rPr>
      </w:pPr>
      <w:r>
        <w:rPr>
          <w:lang w:val="en-US"/>
        </w:rPr>
        <w:lastRenderedPageBreak/>
        <w:t>MySQL [</w:t>
      </w:r>
      <w:r>
        <w:rPr>
          <w:lang w:val="en-US"/>
        </w:rPr>
        <w:fldChar w:fldCharType="begin"/>
      </w:r>
      <w:r>
        <w:rPr>
          <w:lang w:val="en-US"/>
        </w:rPr>
        <w:instrText xml:space="preserve"> REF _Ref72677548 \r \h </w:instrText>
      </w:r>
      <w:r>
        <w:rPr>
          <w:lang w:val="en-US"/>
        </w:rPr>
      </w:r>
      <w:r>
        <w:rPr>
          <w:lang w:val="en-US"/>
        </w:rPr>
        <w:fldChar w:fldCharType="separate"/>
      </w:r>
      <w:r w:rsidR="00B15ECC">
        <w:rPr>
          <w:lang w:val="en-US"/>
        </w:rPr>
        <w:t>25</w:t>
      </w:r>
      <w:r>
        <w:rPr>
          <w:lang w:val="en-US"/>
        </w:rPr>
        <w:fldChar w:fldCharType="end"/>
      </w:r>
      <w:r>
        <w:rPr>
          <w:lang w:val="en-US"/>
        </w:rPr>
        <w:t>];</w:t>
      </w:r>
    </w:p>
    <w:p w14:paraId="5E600F04" w14:textId="55506F2F" w:rsidR="005258C7" w:rsidRDefault="005258C7" w:rsidP="00E87833">
      <w:pPr>
        <w:pStyle w:val="a7"/>
        <w:numPr>
          <w:ilvl w:val="0"/>
          <w:numId w:val="35"/>
        </w:numPr>
        <w:ind w:left="1066" w:hanging="357"/>
        <w:rPr>
          <w:lang w:val="en-US"/>
        </w:rPr>
      </w:pPr>
      <w:r>
        <w:rPr>
          <w:lang w:val="en-US"/>
        </w:rPr>
        <w:t>MS SQL [</w:t>
      </w:r>
      <w:r>
        <w:rPr>
          <w:lang w:val="en-US"/>
        </w:rPr>
        <w:fldChar w:fldCharType="begin"/>
      </w:r>
      <w:r>
        <w:rPr>
          <w:lang w:val="en-US"/>
        </w:rPr>
        <w:instrText xml:space="preserve"> REF _Ref72677526 \r \h </w:instrText>
      </w:r>
      <w:r>
        <w:rPr>
          <w:lang w:val="en-US"/>
        </w:rPr>
      </w:r>
      <w:r>
        <w:rPr>
          <w:lang w:val="en-US"/>
        </w:rPr>
        <w:fldChar w:fldCharType="separate"/>
      </w:r>
      <w:r w:rsidR="00B15ECC">
        <w:rPr>
          <w:lang w:val="en-US"/>
        </w:rPr>
        <w:t>24</w:t>
      </w:r>
      <w:r>
        <w:rPr>
          <w:lang w:val="en-US"/>
        </w:rPr>
        <w:fldChar w:fldCharType="end"/>
      </w:r>
      <w:r>
        <w:rPr>
          <w:lang w:val="en-US"/>
        </w:rPr>
        <w:t>];</w:t>
      </w:r>
    </w:p>
    <w:p w14:paraId="262D058A" w14:textId="13E8E2DB" w:rsidR="005258C7" w:rsidRDefault="005258C7" w:rsidP="00E87833">
      <w:pPr>
        <w:pStyle w:val="a7"/>
        <w:numPr>
          <w:ilvl w:val="0"/>
          <w:numId w:val="35"/>
        </w:numPr>
        <w:ind w:left="1066" w:hanging="357"/>
        <w:rPr>
          <w:lang w:val="en-US"/>
        </w:rPr>
      </w:pPr>
      <w:r>
        <w:rPr>
          <w:lang w:val="en-US"/>
        </w:rPr>
        <w:t>PostgreSQL [</w:t>
      </w:r>
      <w:r>
        <w:rPr>
          <w:lang w:val="en-US"/>
        </w:rPr>
        <w:fldChar w:fldCharType="begin"/>
      </w:r>
      <w:r>
        <w:rPr>
          <w:lang w:val="en-US"/>
        </w:rPr>
        <w:instrText xml:space="preserve"> REF _Ref72677556 \r \h </w:instrText>
      </w:r>
      <w:r>
        <w:rPr>
          <w:lang w:val="en-US"/>
        </w:rPr>
      </w:r>
      <w:r>
        <w:rPr>
          <w:lang w:val="en-US"/>
        </w:rPr>
        <w:fldChar w:fldCharType="separate"/>
      </w:r>
      <w:r w:rsidR="00B15ECC">
        <w:rPr>
          <w:lang w:val="en-US"/>
        </w:rPr>
        <w:t>26</w:t>
      </w:r>
      <w:r>
        <w:rPr>
          <w:lang w:val="en-US"/>
        </w:rPr>
        <w:fldChar w:fldCharType="end"/>
      </w:r>
      <w:r>
        <w:rPr>
          <w:lang w:val="en-US"/>
        </w:rPr>
        <w:t>].</w:t>
      </w:r>
    </w:p>
    <w:p w14:paraId="283A46FE" w14:textId="5E729655" w:rsidR="005258C7" w:rsidRDefault="008E4214" w:rsidP="005258C7">
      <w:r>
        <w:t xml:space="preserve">Для разработки подошла бы каждая СУБД из указанных выше, но предпочтение было отдано </w:t>
      </w:r>
      <w:r>
        <w:rPr>
          <w:lang w:val="en-US"/>
        </w:rPr>
        <w:t>MS</w:t>
      </w:r>
      <w:r w:rsidRPr="008E4214">
        <w:t xml:space="preserve"> </w:t>
      </w:r>
      <w:r>
        <w:rPr>
          <w:lang w:val="en-US"/>
        </w:rPr>
        <w:t>SQL</w:t>
      </w:r>
      <w:r w:rsidRPr="008E4214">
        <w:t xml:space="preserve"> </w:t>
      </w:r>
      <w:r>
        <w:t>из-за большего опыта работы с ней.</w:t>
      </w:r>
    </w:p>
    <w:p w14:paraId="5EC2392A" w14:textId="77777777" w:rsidR="005258C7" w:rsidRDefault="005258C7" w:rsidP="005258C7">
      <w:r>
        <w:t>База данных условно разделена на ряд модулей:</w:t>
      </w:r>
    </w:p>
    <w:p w14:paraId="70A7391B" w14:textId="77777777" w:rsidR="00F75C86" w:rsidRDefault="005258C7" w:rsidP="00F75C86">
      <w:pPr>
        <w:pStyle w:val="a0"/>
        <w:numPr>
          <w:ilvl w:val="3"/>
          <w:numId w:val="2"/>
        </w:numPr>
        <w:ind w:left="1066" w:hanging="357"/>
      </w:pPr>
      <w:r>
        <w:t>модуль бизнес-логики;</w:t>
      </w:r>
    </w:p>
    <w:p w14:paraId="39334237" w14:textId="77777777" w:rsidR="00F75C86" w:rsidRDefault="005258C7" w:rsidP="00F75C86">
      <w:pPr>
        <w:pStyle w:val="a0"/>
        <w:numPr>
          <w:ilvl w:val="3"/>
          <w:numId w:val="2"/>
        </w:numPr>
        <w:ind w:left="1066" w:hanging="357"/>
      </w:pPr>
      <w:r>
        <w:t>модуль авторизации;</w:t>
      </w:r>
    </w:p>
    <w:p w14:paraId="2E99386D" w14:textId="64A8C24F" w:rsidR="005258C7" w:rsidRDefault="005258C7" w:rsidP="00F75C86">
      <w:pPr>
        <w:pStyle w:val="a0"/>
        <w:numPr>
          <w:ilvl w:val="3"/>
          <w:numId w:val="2"/>
        </w:numPr>
        <w:ind w:left="1066" w:hanging="357"/>
      </w:pPr>
      <w:r>
        <w:t>модуль балансировки.</w:t>
      </w:r>
    </w:p>
    <w:p w14:paraId="471675FA" w14:textId="093FC2D6" w:rsidR="005258C7" w:rsidRDefault="005258C7" w:rsidP="005258C7">
      <w:r>
        <w:t xml:space="preserve">В базе данных </w:t>
      </w:r>
      <w:r w:rsidR="007A25BF">
        <w:t>хранятся</w:t>
      </w:r>
      <w:r>
        <w:t xml:space="preserve"> все основные сущности системы:</w:t>
      </w:r>
    </w:p>
    <w:p w14:paraId="43B8E37E" w14:textId="77777777" w:rsidR="005258C7" w:rsidRDefault="005258C7" w:rsidP="00E87833">
      <w:pPr>
        <w:pStyle w:val="a7"/>
        <w:numPr>
          <w:ilvl w:val="0"/>
          <w:numId w:val="43"/>
        </w:numPr>
        <w:ind w:left="1066" w:hanging="357"/>
      </w:pPr>
      <w:r>
        <w:t>сообщения;</w:t>
      </w:r>
    </w:p>
    <w:p w14:paraId="26FC334A" w14:textId="77777777" w:rsidR="005258C7" w:rsidRDefault="005258C7" w:rsidP="00E87833">
      <w:pPr>
        <w:pStyle w:val="a7"/>
        <w:numPr>
          <w:ilvl w:val="0"/>
          <w:numId w:val="43"/>
        </w:numPr>
        <w:ind w:left="1066" w:hanging="357"/>
      </w:pPr>
      <w:r>
        <w:t xml:space="preserve">пользователи; </w:t>
      </w:r>
    </w:p>
    <w:p w14:paraId="3448618B" w14:textId="77777777" w:rsidR="005258C7" w:rsidRDefault="005258C7" w:rsidP="00E87833">
      <w:pPr>
        <w:pStyle w:val="a7"/>
        <w:numPr>
          <w:ilvl w:val="0"/>
          <w:numId w:val="43"/>
        </w:numPr>
        <w:ind w:left="1066" w:hanging="357"/>
      </w:pPr>
      <w:r>
        <w:t xml:space="preserve">ссылки на прикрепленные файлы; </w:t>
      </w:r>
    </w:p>
    <w:p w14:paraId="57D2EC28" w14:textId="77777777" w:rsidR="005258C7" w:rsidRDefault="005258C7" w:rsidP="00E87833">
      <w:pPr>
        <w:pStyle w:val="a7"/>
        <w:numPr>
          <w:ilvl w:val="0"/>
          <w:numId w:val="43"/>
        </w:numPr>
        <w:ind w:left="1066" w:hanging="357"/>
      </w:pPr>
      <w:r>
        <w:t>контакты пользователей;</w:t>
      </w:r>
    </w:p>
    <w:p w14:paraId="51BAB27E" w14:textId="77777777" w:rsidR="005258C7" w:rsidRDefault="005258C7" w:rsidP="00E87833">
      <w:pPr>
        <w:pStyle w:val="a7"/>
        <w:numPr>
          <w:ilvl w:val="0"/>
          <w:numId w:val="43"/>
        </w:numPr>
        <w:ind w:left="1066" w:hanging="357"/>
      </w:pPr>
      <w:r>
        <w:t>очереди доставки;</w:t>
      </w:r>
    </w:p>
    <w:p w14:paraId="025E5E33" w14:textId="77777777" w:rsidR="005258C7" w:rsidRDefault="005258C7" w:rsidP="00E87833">
      <w:pPr>
        <w:pStyle w:val="a7"/>
        <w:numPr>
          <w:ilvl w:val="0"/>
          <w:numId w:val="43"/>
        </w:numPr>
        <w:ind w:left="1066" w:hanging="357"/>
      </w:pPr>
      <w:r>
        <w:t>доступы пользователей;</w:t>
      </w:r>
    </w:p>
    <w:p w14:paraId="79507682" w14:textId="77777777" w:rsidR="005258C7" w:rsidRDefault="005258C7" w:rsidP="00E87833">
      <w:pPr>
        <w:pStyle w:val="a7"/>
        <w:numPr>
          <w:ilvl w:val="0"/>
          <w:numId w:val="43"/>
        </w:numPr>
        <w:ind w:left="1066" w:hanging="357"/>
      </w:pPr>
      <w:r>
        <w:t>тарифы;</w:t>
      </w:r>
    </w:p>
    <w:p w14:paraId="1EDF4AF9" w14:textId="77777777" w:rsidR="005258C7" w:rsidRDefault="005258C7" w:rsidP="00E87833">
      <w:pPr>
        <w:pStyle w:val="a7"/>
        <w:numPr>
          <w:ilvl w:val="0"/>
          <w:numId w:val="43"/>
        </w:numPr>
        <w:ind w:left="1066" w:hanging="357"/>
      </w:pPr>
      <w:r>
        <w:t>скидки.</w:t>
      </w:r>
    </w:p>
    <w:p w14:paraId="37A97D83" w14:textId="36701DDB" w:rsidR="005258C7" w:rsidRDefault="005258C7" w:rsidP="00401F19">
      <w:r>
        <w:t>Также для осуществления отношения «многие ко многим» необходимы промежуточные таблицы для взаимодействия следующих таблиц:</w:t>
      </w:r>
    </w:p>
    <w:p w14:paraId="7C40D9F0" w14:textId="77777777" w:rsidR="005258C7" w:rsidRDefault="005258C7" w:rsidP="00F75C86">
      <w:pPr>
        <w:pStyle w:val="a"/>
      </w:pPr>
      <w:r>
        <w:t>Пользователи – Доступы;</w:t>
      </w:r>
    </w:p>
    <w:p w14:paraId="5EF5B3BD" w14:textId="77777777" w:rsidR="005258C7" w:rsidRDefault="005258C7" w:rsidP="00F75C86">
      <w:pPr>
        <w:pStyle w:val="a"/>
      </w:pPr>
      <w:r>
        <w:t>Тарифы – Скидки.</w:t>
      </w:r>
    </w:p>
    <w:p w14:paraId="12FD34B3" w14:textId="77777777" w:rsidR="005258C7" w:rsidRDefault="005258C7" w:rsidP="005258C7">
      <w:r>
        <w:t>Модуль бизнес-логики включает в себя таблицы основных бизнес-сущностей (таких как сообщения, файлы и другие) и отношения между ними.</w:t>
      </w:r>
    </w:p>
    <w:p w14:paraId="16DB851B" w14:textId="77777777" w:rsidR="005258C7" w:rsidRDefault="005258C7" w:rsidP="005258C7">
      <w:r>
        <w:t>Модуль авторизации включает в себя таблицы, в которых хранится информация о зарегистрированных пользователях, их ролях и доступах.</w:t>
      </w:r>
    </w:p>
    <w:p w14:paraId="2CA04059" w14:textId="4B664ADE" w:rsidR="005258C7" w:rsidRDefault="005258C7" w:rsidP="00F75C86">
      <w:r>
        <w:t>Модуль балансировки состоит из таблиц досту</w:t>
      </w:r>
      <w:r w:rsidR="00F75C86">
        <w:t>пных серверов и их приоритетов.</w:t>
      </w:r>
    </w:p>
    <w:p w14:paraId="1AD1501B" w14:textId="77777777" w:rsidR="005258C7" w:rsidRPr="001E2D53" w:rsidRDefault="005258C7" w:rsidP="002353E7">
      <w:pPr>
        <w:pStyle w:val="2"/>
      </w:pPr>
      <w:bookmarkStart w:id="159" w:name="_Toc73469567"/>
      <w:bookmarkStart w:id="160" w:name="_Toc68534528"/>
      <w:bookmarkStart w:id="161" w:name="_Toc73879673"/>
      <w:bookmarkStart w:id="162" w:name="_Toc74085157"/>
      <w:r w:rsidRPr="002353E7">
        <w:lastRenderedPageBreak/>
        <w:t>Низкоуровневое</w:t>
      </w:r>
      <w:r>
        <w:t xml:space="preserve"> проектирование</w:t>
      </w:r>
      <w:bookmarkEnd w:id="159"/>
      <w:bookmarkEnd w:id="160"/>
      <w:bookmarkEnd w:id="161"/>
      <w:bookmarkEnd w:id="162"/>
    </w:p>
    <w:p w14:paraId="6AFAD101" w14:textId="5AE81DD9" w:rsidR="005258C7" w:rsidRDefault="00FC5943" w:rsidP="00FC5943">
      <w:pPr>
        <w:pStyle w:val="3"/>
        <w:numPr>
          <w:ilvl w:val="0"/>
          <w:numId w:val="0"/>
        </w:numPr>
      </w:pPr>
      <w:bookmarkStart w:id="163" w:name="_Toc73469568"/>
      <w:bookmarkStart w:id="164" w:name="_Toc68534529"/>
      <w:bookmarkStart w:id="165" w:name="_Toc73879674"/>
      <w:bookmarkStart w:id="166" w:name="_Toc74085158"/>
      <w:r>
        <w:t xml:space="preserve">4.4.1. </w:t>
      </w:r>
      <w:r w:rsidR="005258C7" w:rsidRPr="001E2D53">
        <w:rPr>
          <w:lang w:val="en-US"/>
        </w:rPr>
        <w:t>ER-</w:t>
      </w:r>
      <w:r w:rsidR="005258C7">
        <w:t>диаграмма</w:t>
      </w:r>
      <w:bookmarkEnd w:id="163"/>
      <w:bookmarkEnd w:id="164"/>
      <w:bookmarkEnd w:id="165"/>
      <w:bookmarkEnd w:id="166"/>
    </w:p>
    <w:p w14:paraId="33311238" w14:textId="77777777" w:rsidR="005258C7" w:rsidRDefault="005258C7" w:rsidP="005258C7">
      <w:r>
        <w:t>Разработана модель данных для программного комплекса управления рассылкой электронных сообщений.</w:t>
      </w:r>
    </w:p>
    <w:p w14:paraId="7C94B5BF" w14:textId="77777777" w:rsidR="005258C7" w:rsidRDefault="005258C7" w:rsidP="005258C7">
      <w:r>
        <w:t xml:space="preserve">Оператор передает информацию о сообщении в пользовательской части и при помощи </w:t>
      </w:r>
      <w:r>
        <w:rPr>
          <w:lang w:val="en-US"/>
        </w:rPr>
        <w:t>API</w:t>
      </w:r>
      <w:r w:rsidRPr="005258C7">
        <w:t xml:space="preserve"> </w:t>
      </w:r>
      <w:r>
        <w:t>передает его на сервер, где информация о сообщении формализуется, заносится в базу данных и передается сервисам доставки.</w:t>
      </w:r>
    </w:p>
    <w:p w14:paraId="700D648F" w14:textId="77777777" w:rsidR="005258C7" w:rsidRDefault="005258C7" w:rsidP="005258C7">
      <w:r>
        <w:t>В результате анализа процесс обучения можно обозначить несколько сущностей. Вот описание некоторых основных сущностей:</w:t>
      </w:r>
    </w:p>
    <w:p w14:paraId="4CD7ABAC" w14:textId="4CD7CCC5" w:rsidR="005258C7" w:rsidRPr="002353E7" w:rsidRDefault="005258C7" w:rsidP="00E87833">
      <w:pPr>
        <w:pStyle w:val="c"/>
        <w:numPr>
          <w:ilvl w:val="3"/>
          <w:numId w:val="40"/>
        </w:numPr>
        <w:ind w:left="1066" w:hanging="357"/>
        <w:rPr>
          <w:lang w:val="ru-RU"/>
        </w:rPr>
      </w:pPr>
      <w:r>
        <w:t>Messages</w:t>
      </w:r>
      <w:r w:rsidRPr="002353E7">
        <w:rPr>
          <w:lang w:val="ru-RU"/>
        </w:rPr>
        <w:t xml:space="preserve"> – таблица для хранения сообщений</w:t>
      </w:r>
      <w:r w:rsidR="00401F19">
        <w:rPr>
          <w:lang w:val="ru-RU"/>
        </w:rPr>
        <w:t>:</w:t>
      </w:r>
    </w:p>
    <w:p w14:paraId="08E1CAB7" w14:textId="1193B6EC" w:rsidR="005258C7" w:rsidRPr="00401F19" w:rsidRDefault="00401F19" w:rsidP="00401F19">
      <w:pPr>
        <w:pStyle w:val="affffff8"/>
      </w:pPr>
      <w:r>
        <w:rPr>
          <w:lang w:val="en-US"/>
        </w:rPr>
        <w:t>messageI</w:t>
      </w:r>
      <w:r w:rsidR="005258C7" w:rsidRPr="00401F19">
        <w:t>d (long) – суррогатный первичный ключ;</w:t>
      </w:r>
    </w:p>
    <w:p w14:paraId="592A912A" w14:textId="77777777" w:rsidR="005258C7" w:rsidRPr="00401F19" w:rsidRDefault="005258C7" w:rsidP="00401F19">
      <w:pPr>
        <w:pStyle w:val="affffff8"/>
      </w:pPr>
      <w:r w:rsidRPr="00401F19">
        <w:t>userId (long) – id отправителя;</w:t>
      </w:r>
    </w:p>
    <w:p w14:paraId="510FEB6C" w14:textId="77777777" w:rsidR="005258C7" w:rsidRPr="00401F19" w:rsidRDefault="005258C7" w:rsidP="00401F19">
      <w:pPr>
        <w:pStyle w:val="affffff8"/>
      </w:pPr>
      <w:r w:rsidRPr="00401F19">
        <w:t>destinationDate (dateTime) – дата и время успешной доставки;</w:t>
      </w:r>
    </w:p>
    <w:p w14:paraId="6AC76F0A" w14:textId="77777777" w:rsidR="005258C7" w:rsidRPr="00401F19" w:rsidRDefault="005258C7" w:rsidP="00401F19">
      <w:pPr>
        <w:pStyle w:val="affffff8"/>
      </w:pPr>
      <w:r w:rsidRPr="00401F19">
        <w:t>theme (nvarchar(max)) – тема сообщения;</w:t>
      </w:r>
    </w:p>
    <w:p w14:paraId="7FFBC68B" w14:textId="1F9B7AE2" w:rsidR="005258C7" w:rsidRPr="00401F19" w:rsidRDefault="005258C7" w:rsidP="00401F19">
      <w:pPr>
        <w:pStyle w:val="affffff8"/>
      </w:pPr>
      <w:r w:rsidRPr="00401F19">
        <w:t xml:space="preserve">body (text) – </w:t>
      </w:r>
      <w:r w:rsidR="00401F19">
        <w:t>текст</w:t>
      </w:r>
      <w:r w:rsidRPr="00401F19">
        <w:t xml:space="preserve"> сообщения;</w:t>
      </w:r>
    </w:p>
    <w:p w14:paraId="78FCC2B2" w14:textId="77777777" w:rsidR="005258C7" w:rsidRPr="00401F19" w:rsidRDefault="005258C7" w:rsidP="00401F19">
      <w:pPr>
        <w:pStyle w:val="affffff8"/>
      </w:pPr>
      <w:r w:rsidRPr="00401F19">
        <w:t>size (int) – размер сообщения в единицах (байт);</w:t>
      </w:r>
    </w:p>
    <w:p w14:paraId="13C61EC7" w14:textId="77777777" w:rsidR="005258C7" w:rsidRPr="00401F19" w:rsidRDefault="005258C7" w:rsidP="00401F19">
      <w:pPr>
        <w:pStyle w:val="affffff8"/>
      </w:pPr>
      <w:r w:rsidRPr="00401F19">
        <w:t>isScheduled (int) – логическое поле – запланирована ли отправка сообщения;</w:t>
      </w:r>
    </w:p>
    <w:p w14:paraId="3297725D" w14:textId="77777777" w:rsidR="005258C7" w:rsidRPr="00401F19" w:rsidRDefault="005258C7" w:rsidP="00401F19">
      <w:pPr>
        <w:pStyle w:val="affffff8"/>
      </w:pPr>
      <w:r w:rsidRPr="00401F19">
        <w:t>scheduleDate (dateTime) – запланированная дата и время, когда необходимо отправить сообщение;</w:t>
      </w:r>
    </w:p>
    <w:p w14:paraId="770B2ADB" w14:textId="77777777" w:rsidR="005258C7" w:rsidRPr="00401F19" w:rsidRDefault="005258C7" w:rsidP="00401F19">
      <w:pPr>
        <w:pStyle w:val="affffff8"/>
      </w:pPr>
      <w:r w:rsidRPr="00401F19">
        <w:t>isSent (int) – логическое поле – успешно ли доставлено сообщение;</w:t>
      </w:r>
    </w:p>
    <w:p w14:paraId="53C214CF" w14:textId="77777777" w:rsidR="00401F19" w:rsidRDefault="00401F19" w:rsidP="00401F19">
      <w:pPr>
        <w:pStyle w:val="affffff8"/>
      </w:pPr>
      <w:r>
        <w:rPr>
          <w:lang w:val="en-US"/>
        </w:rPr>
        <w:t>deliveryQ</w:t>
      </w:r>
      <w:r w:rsidR="005258C7" w:rsidRPr="00401F19">
        <w:t>ueueId (int) – id очереди, в которой содержится данное сообще</w:t>
      </w:r>
      <w:r>
        <w:t>ние;</w:t>
      </w:r>
    </w:p>
    <w:p w14:paraId="1E3204C1" w14:textId="77777777" w:rsidR="00401F19" w:rsidRDefault="00401F19" w:rsidP="00401F19">
      <w:pPr>
        <w:pStyle w:val="affffff8"/>
      </w:pPr>
      <w:r>
        <w:rPr>
          <w:lang w:val="en-US"/>
        </w:rPr>
        <w:t>chosendDeliveryService</w:t>
      </w:r>
      <w:r w:rsidRPr="00401F19">
        <w:t xml:space="preserve"> (</w:t>
      </w:r>
      <w:r>
        <w:rPr>
          <w:lang w:val="en-US"/>
        </w:rPr>
        <w:t>int</w:t>
      </w:r>
      <w:r w:rsidRPr="00401F19">
        <w:t xml:space="preserve">) – </w:t>
      </w:r>
      <w:r>
        <w:rPr>
          <w:lang w:val="en-US"/>
        </w:rPr>
        <w:t>id</w:t>
      </w:r>
      <w:r w:rsidRPr="00401F19">
        <w:t xml:space="preserve"> </w:t>
      </w:r>
      <w:r>
        <w:t>выбранного пользователем сервиса доставки;</w:t>
      </w:r>
    </w:p>
    <w:p w14:paraId="68D1F764" w14:textId="1D6B3B41" w:rsidR="00401F19" w:rsidRDefault="00401F19" w:rsidP="00401F19">
      <w:pPr>
        <w:pStyle w:val="affffff8"/>
      </w:pPr>
      <w:r>
        <w:rPr>
          <w:lang w:val="en-US"/>
        </w:rPr>
        <w:t>usedDeliveryService</w:t>
      </w:r>
      <w:r w:rsidRPr="00401F19">
        <w:t xml:space="preserve"> (</w:t>
      </w:r>
      <w:r>
        <w:rPr>
          <w:lang w:val="en-US"/>
        </w:rPr>
        <w:t>int</w:t>
      </w:r>
      <w:r w:rsidRPr="00401F19">
        <w:t xml:space="preserve">) – </w:t>
      </w:r>
      <w:r>
        <w:rPr>
          <w:lang w:val="en-US"/>
        </w:rPr>
        <w:t>id</w:t>
      </w:r>
      <w:r w:rsidRPr="00401F19">
        <w:t xml:space="preserve"> </w:t>
      </w:r>
      <w:r>
        <w:t>сервиса доставки, использованного для отправки;</w:t>
      </w:r>
    </w:p>
    <w:p w14:paraId="35CCF213" w14:textId="0A5EFC30" w:rsidR="00401F19" w:rsidRDefault="00401F19" w:rsidP="00401F19">
      <w:pPr>
        <w:pStyle w:val="affffff8"/>
        <w:rPr>
          <w:lang w:val="en-US"/>
        </w:rPr>
      </w:pPr>
      <w:r>
        <w:rPr>
          <w:lang w:val="en-US"/>
        </w:rPr>
        <w:t xml:space="preserve">deliveryStatus (int) – id </w:t>
      </w:r>
      <w:r>
        <w:t>статуса</w:t>
      </w:r>
      <w:r w:rsidRPr="00401F19">
        <w:rPr>
          <w:lang w:val="en-US"/>
        </w:rPr>
        <w:t xml:space="preserve"> </w:t>
      </w:r>
      <w:r>
        <w:t>доставки</w:t>
      </w:r>
      <w:r w:rsidRPr="00401F19">
        <w:rPr>
          <w:lang w:val="en-US"/>
        </w:rPr>
        <w:t>;</w:t>
      </w:r>
    </w:p>
    <w:p w14:paraId="78FD696B" w14:textId="7EF54E4A" w:rsidR="00401F19" w:rsidRDefault="00401F19" w:rsidP="00401F19">
      <w:pPr>
        <w:pStyle w:val="affffff8"/>
      </w:pPr>
      <w:r>
        <w:rPr>
          <w:lang w:val="en-US"/>
        </w:rPr>
        <w:t>creationDate</w:t>
      </w:r>
      <w:r w:rsidRPr="00401F19">
        <w:t xml:space="preserve"> (</w:t>
      </w:r>
      <w:r>
        <w:rPr>
          <w:lang w:val="en-US"/>
        </w:rPr>
        <w:t>dateTime</w:t>
      </w:r>
      <w:r w:rsidRPr="00401F19">
        <w:t xml:space="preserve">) – </w:t>
      </w:r>
      <w:r>
        <w:t>дата создания сообщения;</w:t>
      </w:r>
    </w:p>
    <w:p w14:paraId="23C96C30" w14:textId="2EA9471C" w:rsidR="00401F19" w:rsidRPr="00401F19" w:rsidRDefault="00401F19" w:rsidP="00401F19">
      <w:pPr>
        <w:pStyle w:val="affffff8"/>
      </w:pPr>
      <w:r>
        <w:rPr>
          <w:lang w:val="en-US"/>
        </w:rPr>
        <w:lastRenderedPageBreak/>
        <w:t>isHtml</w:t>
      </w:r>
      <w:r w:rsidRPr="00401F19">
        <w:t xml:space="preserve"> (</w:t>
      </w:r>
      <w:r>
        <w:rPr>
          <w:lang w:val="en-US"/>
        </w:rPr>
        <w:t>bit</w:t>
      </w:r>
      <w:r w:rsidRPr="00401F19">
        <w:t xml:space="preserve">) – </w:t>
      </w:r>
      <w:r>
        <w:t xml:space="preserve">логическое поле – является ли текст </w:t>
      </w:r>
      <w:r>
        <w:rPr>
          <w:lang w:val="en-US"/>
        </w:rPr>
        <w:t>html</w:t>
      </w:r>
      <w:r w:rsidRPr="00401F19">
        <w:t>-</w:t>
      </w:r>
      <w:r>
        <w:t>страницей</w:t>
      </w:r>
    </w:p>
    <w:p w14:paraId="736674B9" w14:textId="38EFCAA3" w:rsidR="005258C7" w:rsidRPr="00216C09" w:rsidRDefault="005258C7" w:rsidP="00E87833">
      <w:pPr>
        <w:pStyle w:val="c"/>
        <w:numPr>
          <w:ilvl w:val="3"/>
          <w:numId w:val="40"/>
        </w:numPr>
        <w:ind w:left="1066" w:hanging="357"/>
        <w:rPr>
          <w:lang w:val="ru-RU"/>
        </w:rPr>
      </w:pPr>
      <w:r>
        <w:t>AttachedFiles</w:t>
      </w:r>
      <w:r w:rsidRPr="00216C09">
        <w:rPr>
          <w:lang w:val="ru-RU"/>
        </w:rPr>
        <w:t xml:space="preserve"> – таблица для хранения ссылок на прикрепленные файлы</w:t>
      </w:r>
      <w:r w:rsidR="00401F19">
        <w:rPr>
          <w:lang w:val="ru-RU"/>
        </w:rPr>
        <w:t>:</w:t>
      </w:r>
    </w:p>
    <w:p w14:paraId="4E19E669" w14:textId="1F7356B1" w:rsidR="005258C7" w:rsidRDefault="00401F19" w:rsidP="00401F19">
      <w:pPr>
        <w:pStyle w:val="affffff8"/>
      </w:pPr>
      <w:r>
        <w:rPr>
          <w:lang w:val="en-US"/>
        </w:rPr>
        <w:t>id</w:t>
      </w:r>
      <w:r w:rsidR="005258C7" w:rsidRPr="005258C7">
        <w:t xml:space="preserve"> </w:t>
      </w:r>
      <w:r w:rsidR="005258C7">
        <w:t>(</w:t>
      </w:r>
      <w:r w:rsidR="005258C7">
        <w:rPr>
          <w:lang w:val="en-US"/>
        </w:rPr>
        <w:t>long</w:t>
      </w:r>
      <w:r w:rsidR="005258C7">
        <w:t>) – суррогатный первичный ключ;</w:t>
      </w:r>
    </w:p>
    <w:p w14:paraId="52A9264E" w14:textId="5DF48E77" w:rsidR="005258C7" w:rsidRDefault="00401F19" w:rsidP="002353E7">
      <w:pPr>
        <w:pStyle w:val="affffff8"/>
      </w:pPr>
      <w:r>
        <w:rPr>
          <w:lang w:val="en-US"/>
        </w:rPr>
        <w:t>title</w:t>
      </w:r>
      <w:r w:rsidR="005258C7">
        <w:t xml:space="preserve"> (</w:t>
      </w:r>
      <w:r w:rsidR="005258C7">
        <w:rPr>
          <w:lang w:val="en-US"/>
        </w:rPr>
        <w:t>int</w:t>
      </w:r>
      <w:r w:rsidR="005258C7">
        <w:t xml:space="preserve">) – </w:t>
      </w:r>
      <w:r>
        <w:t>название файла</w:t>
      </w:r>
      <w:r w:rsidR="005258C7">
        <w:t>;</w:t>
      </w:r>
    </w:p>
    <w:p w14:paraId="3B29B22B" w14:textId="77777777" w:rsidR="00401F19" w:rsidRDefault="00401F19" w:rsidP="002353E7">
      <w:pPr>
        <w:pStyle w:val="affffff8"/>
      </w:pPr>
      <w:r>
        <w:rPr>
          <w:lang w:val="en-US"/>
        </w:rPr>
        <w:t>fileType</w:t>
      </w:r>
      <w:r>
        <w:t xml:space="preserve"> – тип файла;</w:t>
      </w:r>
    </w:p>
    <w:p w14:paraId="3E2F6836" w14:textId="526CC813" w:rsidR="005258C7" w:rsidRDefault="00401F19" w:rsidP="002353E7">
      <w:pPr>
        <w:pStyle w:val="affffff8"/>
      </w:pPr>
      <w:r>
        <w:rPr>
          <w:lang w:val="en-US"/>
        </w:rPr>
        <w:t>messageId</w:t>
      </w:r>
      <w:r w:rsidRPr="00401F19">
        <w:t xml:space="preserve"> – </w:t>
      </w:r>
      <w:r>
        <w:t>сообщение, к которому файл прикреплен.</w:t>
      </w:r>
      <w:r w:rsidR="005258C7">
        <w:t xml:space="preserve"> </w:t>
      </w:r>
    </w:p>
    <w:p w14:paraId="3BBDAC58" w14:textId="1D415285" w:rsidR="005258C7" w:rsidRPr="00216C09" w:rsidRDefault="005258C7" w:rsidP="00E87833">
      <w:pPr>
        <w:pStyle w:val="c"/>
        <w:numPr>
          <w:ilvl w:val="3"/>
          <w:numId w:val="40"/>
        </w:numPr>
        <w:ind w:left="1066" w:hanging="357"/>
        <w:rPr>
          <w:lang w:val="ru-RU"/>
        </w:rPr>
      </w:pPr>
      <w:r>
        <w:t>Users</w:t>
      </w:r>
      <w:r w:rsidRPr="00216C09">
        <w:rPr>
          <w:lang w:val="ru-RU"/>
        </w:rPr>
        <w:t xml:space="preserve"> – таблица для хранения информации о пользователях</w:t>
      </w:r>
      <w:r w:rsidR="00401F19">
        <w:rPr>
          <w:lang w:val="ru-RU"/>
        </w:rPr>
        <w:t>:</w:t>
      </w:r>
    </w:p>
    <w:p w14:paraId="768985CE" w14:textId="3E21BA41" w:rsidR="005258C7" w:rsidRDefault="00401F19" w:rsidP="002353E7">
      <w:pPr>
        <w:pStyle w:val="affffff8"/>
      </w:pPr>
      <w:r>
        <w:rPr>
          <w:lang w:val="en-US"/>
        </w:rPr>
        <w:t>userI</w:t>
      </w:r>
      <w:r w:rsidR="005258C7">
        <w:rPr>
          <w:lang w:val="en-US"/>
        </w:rPr>
        <w:t>d</w:t>
      </w:r>
      <w:r w:rsidR="005258C7">
        <w:t xml:space="preserve"> (</w:t>
      </w:r>
      <w:r w:rsidR="005258C7">
        <w:rPr>
          <w:lang w:val="en-US"/>
        </w:rPr>
        <w:t>long</w:t>
      </w:r>
      <w:r w:rsidR="005258C7">
        <w:t>) – суррогатный первичный ключ;</w:t>
      </w:r>
    </w:p>
    <w:p w14:paraId="14DF27E0" w14:textId="6376519F" w:rsidR="005258C7" w:rsidRDefault="005258C7" w:rsidP="002353E7">
      <w:pPr>
        <w:pStyle w:val="affffff8"/>
      </w:pPr>
      <w:r>
        <w:rPr>
          <w:lang w:val="en-US"/>
        </w:rPr>
        <w:t>userName</w:t>
      </w:r>
      <w:r>
        <w:t xml:space="preserve"> (</w:t>
      </w:r>
      <w:r>
        <w:rPr>
          <w:lang w:val="en-US"/>
        </w:rPr>
        <w:t>nvarchar</w:t>
      </w:r>
      <w:r w:rsidRPr="00401F19">
        <w:t>(</w:t>
      </w:r>
      <w:r>
        <w:rPr>
          <w:lang w:val="en-US"/>
        </w:rPr>
        <w:t xml:space="preserve">max)) – </w:t>
      </w:r>
      <w:r>
        <w:t>имя пользователя;</w:t>
      </w:r>
    </w:p>
    <w:p w14:paraId="4D263C65" w14:textId="27D6B5D9" w:rsidR="00401F19" w:rsidRDefault="00401F19" w:rsidP="002353E7">
      <w:pPr>
        <w:pStyle w:val="affffff8"/>
      </w:pPr>
      <w:r>
        <w:rPr>
          <w:lang w:val="en-US"/>
        </w:rPr>
        <w:t>userSecondName</w:t>
      </w:r>
      <w:r w:rsidRPr="00401F19">
        <w:t xml:space="preserve"> (</w:t>
      </w:r>
      <w:r>
        <w:rPr>
          <w:lang w:val="en-US"/>
        </w:rPr>
        <w:t>nvarchar</w:t>
      </w:r>
      <w:r w:rsidRPr="00401F19">
        <w:t>(</w:t>
      </w:r>
      <w:r>
        <w:rPr>
          <w:lang w:val="en-US"/>
        </w:rPr>
        <w:t>max</w:t>
      </w:r>
      <w:r w:rsidRPr="00401F19">
        <w:t xml:space="preserve">)) – </w:t>
      </w:r>
      <w:r>
        <w:t>фамилия пользователя;</w:t>
      </w:r>
    </w:p>
    <w:p w14:paraId="50096F8D" w14:textId="74988F59" w:rsidR="005258C7" w:rsidRDefault="005258C7" w:rsidP="002353E7">
      <w:pPr>
        <w:pStyle w:val="affffff8"/>
      </w:pPr>
      <w:r>
        <w:rPr>
          <w:lang w:val="en-US"/>
        </w:rPr>
        <w:t>email</w:t>
      </w:r>
      <w:r>
        <w:t xml:space="preserve"> (</w:t>
      </w:r>
      <w:r>
        <w:rPr>
          <w:lang w:val="en-US"/>
        </w:rPr>
        <w:t>nvarchar</w:t>
      </w:r>
      <w:r>
        <w:t>(max)) – почтовый адрес пользователя;</w:t>
      </w:r>
    </w:p>
    <w:p w14:paraId="1BC02D97" w14:textId="6734C9C0" w:rsidR="00401F19" w:rsidRDefault="00401F19" w:rsidP="002353E7">
      <w:pPr>
        <w:pStyle w:val="affffff8"/>
      </w:pPr>
      <w:r>
        <w:rPr>
          <w:lang w:val="en-US"/>
        </w:rPr>
        <w:t>isActive</w:t>
      </w:r>
      <w:r w:rsidRPr="00401F19">
        <w:t xml:space="preserve"> (</w:t>
      </w:r>
      <w:r>
        <w:rPr>
          <w:lang w:val="en-US"/>
        </w:rPr>
        <w:t>bit</w:t>
      </w:r>
      <w:r w:rsidRPr="00401F19">
        <w:t>) –</w:t>
      </w:r>
      <w:r>
        <w:t xml:space="preserve"> логическое поле – является ли пользователь активным</w:t>
      </w:r>
    </w:p>
    <w:p w14:paraId="215DA97A" w14:textId="2487647D" w:rsidR="005258C7" w:rsidRDefault="005258C7" w:rsidP="00401F19">
      <w:pPr>
        <w:pStyle w:val="affffff8"/>
      </w:pPr>
      <w:r>
        <w:rPr>
          <w:lang w:val="en-US"/>
        </w:rPr>
        <w:t>passwordHash</w:t>
      </w:r>
      <w:r>
        <w:t xml:space="preserve"> (</w:t>
      </w:r>
      <w:r>
        <w:rPr>
          <w:lang w:val="en-US"/>
        </w:rPr>
        <w:t>nvarchar</w:t>
      </w:r>
      <w:r>
        <w:t>(</w:t>
      </w:r>
      <w:r>
        <w:rPr>
          <w:lang w:val="en-US"/>
        </w:rPr>
        <w:t>max</w:t>
      </w:r>
      <w:r>
        <w:t>)) – хэш, полученный из пароля пользователя;</w:t>
      </w:r>
    </w:p>
    <w:p w14:paraId="213B7A0D" w14:textId="58B7E896" w:rsidR="005258C7" w:rsidRDefault="00401F19" w:rsidP="00401F19">
      <w:pPr>
        <w:pStyle w:val="affffff8"/>
      </w:pPr>
      <w:r>
        <w:rPr>
          <w:lang w:val="en-US"/>
        </w:rPr>
        <w:t>role</w:t>
      </w:r>
      <w:r w:rsidRPr="00401F19">
        <w:t xml:space="preserve"> (</w:t>
      </w:r>
      <w:r>
        <w:rPr>
          <w:lang w:val="en-US"/>
        </w:rPr>
        <w:t>int</w:t>
      </w:r>
      <w:r w:rsidRPr="00401F19">
        <w:t xml:space="preserve">) – </w:t>
      </w:r>
      <w:r>
        <w:t>текущая роль пользователя.</w:t>
      </w:r>
    </w:p>
    <w:p w14:paraId="01C5F834" w14:textId="77777777" w:rsidR="005258C7" w:rsidRPr="00216C09" w:rsidRDefault="005258C7" w:rsidP="00E87833">
      <w:pPr>
        <w:pStyle w:val="c"/>
        <w:numPr>
          <w:ilvl w:val="3"/>
          <w:numId w:val="40"/>
        </w:numPr>
        <w:ind w:left="1066" w:hanging="357"/>
        <w:rPr>
          <w:b/>
          <w:lang w:val="ru-RU"/>
        </w:rPr>
      </w:pPr>
      <w:r>
        <w:t>UsersAccesses</w:t>
      </w:r>
      <w:r w:rsidRPr="00216C09">
        <w:rPr>
          <w:lang w:val="ru-RU"/>
        </w:rPr>
        <w:t xml:space="preserve"> – таблица для связи таблиц пользователей и доступов</w:t>
      </w:r>
    </w:p>
    <w:p w14:paraId="22CF8E34" w14:textId="77777777" w:rsidR="005258C7" w:rsidRDefault="005258C7" w:rsidP="002353E7">
      <w:pPr>
        <w:pStyle w:val="affffff8"/>
      </w:pPr>
      <w:r>
        <w:rPr>
          <w:lang w:val="en-US"/>
        </w:rPr>
        <w:t>userId</w:t>
      </w:r>
      <w:r w:rsidRPr="005258C7">
        <w:t xml:space="preserve"> </w:t>
      </w:r>
      <w:r>
        <w:t>(</w:t>
      </w:r>
      <w:r>
        <w:rPr>
          <w:lang w:val="en-US"/>
        </w:rPr>
        <w:t>long</w:t>
      </w:r>
      <w:r>
        <w:t>) – суррогатный первичный ключ пользователя;</w:t>
      </w:r>
    </w:p>
    <w:p w14:paraId="0F8F13EC" w14:textId="77777777" w:rsidR="005258C7" w:rsidRDefault="005258C7" w:rsidP="002353E7">
      <w:pPr>
        <w:pStyle w:val="affffff8"/>
      </w:pPr>
      <w:r>
        <w:rPr>
          <w:lang w:val="en-US"/>
        </w:rPr>
        <w:t>accessId</w:t>
      </w:r>
      <w:r>
        <w:t xml:space="preserve"> (</w:t>
      </w:r>
      <w:r>
        <w:rPr>
          <w:lang w:val="en-US"/>
        </w:rPr>
        <w:t>long</w:t>
      </w:r>
      <w:r>
        <w:t xml:space="preserve">) – суррогатный первичный ключ доступа </w:t>
      </w:r>
    </w:p>
    <w:p w14:paraId="7EFC0398" w14:textId="77777777" w:rsidR="005258C7" w:rsidRPr="00216C09" w:rsidRDefault="005258C7" w:rsidP="00E87833">
      <w:pPr>
        <w:pStyle w:val="c"/>
        <w:numPr>
          <w:ilvl w:val="3"/>
          <w:numId w:val="40"/>
        </w:numPr>
        <w:ind w:left="1066" w:hanging="357"/>
        <w:rPr>
          <w:lang w:val="ru-RU"/>
        </w:rPr>
      </w:pPr>
      <w:r>
        <w:t>Accesses</w:t>
      </w:r>
      <w:r w:rsidRPr="00216C09">
        <w:rPr>
          <w:lang w:val="ru-RU"/>
        </w:rPr>
        <w:t xml:space="preserve"> – таблица для хранения информации о доступах</w:t>
      </w:r>
    </w:p>
    <w:p w14:paraId="2522EDA2" w14:textId="2BC682EF" w:rsidR="005258C7" w:rsidRDefault="00401F19" w:rsidP="004D358A">
      <w:pPr>
        <w:pStyle w:val="affffff8"/>
      </w:pPr>
      <w:r>
        <w:rPr>
          <w:lang w:val="en-US"/>
        </w:rPr>
        <w:t>accessI</w:t>
      </w:r>
      <w:r w:rsidR="005258C7">
        <w:rPr>
          <w:lang w:val="en-US"/>
        </w:rPr>
        <w:t>d</w:t>
      </w:r>
      <w:r w:rsidR="005258C7" w:rsidRPr="005258C7">
        <w:t xml:space="preserve"> </w:t>
      </w:r>
      <w:r w:rsidR="005258C7">
        <w:t>(</w:t>
      </w:r>
      <w:r w:rsidR="005258C7">
        <w:rPr>
          <w:lang w:val="en-US"/>
        </w:rPr>
        <w:t>long</w:t>
      </w:r>
      <w:r w:rsidR="005258C7">
        <w:t>) – суррогатный первичный ключ;</w:t>
      </w:r>
    </w:p>
    <w:p w14:paraId="48032CCE" w14:textId="77777777" w:rsidR="005258C7" w:rsidRDefault="005258C7" w:rsidP="004D358A">
      <w:pPr>
        <w:pStyle w:val="affffff8"/>
      </w:pPr>
      <w:r>
        <w:rPr>
          <w:lang w:val="en-US"/>
        </w:rPr>
        <w:t>userId</w:t>
      </w:r>
      <w:r w:rsidRPr="005258C7">
        <w:t xml:space="preserve"> </w:t>
      </w:r>
      <w:r>
        <w:t>(</w:t>
      </w:r>
      <w:r>
        <w:rPr>
          <w:lang w:val="en-US"/>
        </w:rPr>
        <w:t>long</w:t>
      </w:r>
      <w:r>
        <w:t xml:space="preserve">) – </w:t>
      </w:r>
      <w:r>
        <w:rPr>
          <w:lang w:val="en-US"/>
        </w:rPr>
        <w:t>id</w:t>
      </w:r>
      <w:r w:rsidRPr="005258C7">
        <w:t xml:space="preserve"> </w:t>
      </w:r>
      <w:r>
        <w:t>пользователя, которому принадлежит данный доступ</w:t>
      </w:r>
    </w:p>
    <w:p w14:paraId="3CDAA338" w14:textId="77777777" w:rsidR="005258C7" w:rsidRDefault="005258C7" w:rsidP="004D358A">
      <w:pPr>
        <w:pStyle w:val="affffff8"/>
      </w:pPr>
      <w:r>
        <w:rPr>
          <w:lang w:val="en-US"/>
        </w:rPr>
        <w:t>startDate</w:t>
      </w:r>
      <w:r>
        <w:t xml:space="preserve"> (</w:t>
      </w:r>
      <w:r>
        <w:rPr>
          <w:lang w:val="en-US"/>
        </w:rPr>
        <w:t>dateTime</w:t>
      </w:r>
      <w:r>
        <w:t>) – дата и время начала подписки пользователя;</w:t>
      </w:r>
    </w:p>
    <w:p w14:paraId="2AB460A7" w14:textId="77777777" w:rsidR="005258C7" w:rsidRDefault="005258C7" w:rsidP="004D358A">
      <w:pPr>
        <w:pStyle w:val="affffff8"/>
      </w:pPr>
      <w:r>
        <w:rPr>
          <w:lang w:val="en-US"/>
        </w:rPr>
        <w:t>endDate</w:t>
      </w:r>
      <w:r>
        <w:t xml:space="preserve"> (</w:t>
      </w:r>
      <w:r>
        <w:rPr>
          <w:lang w:val="en-US"/>
        </w:rPr>
        <w:t>dateTime</w:t>
      </w:r>
      <w:r>
        <w:t>) – дата и время конца подписки пользователя;</w:t>
      </w:r>
    </w:p>
    <w:p w14:paraId="64ECC12E" w14:textId="77777777" w:rsidR="005258C7" w:rsidRDefault="005258C7" w:rsidP="004D358A">
      <w:pPr>
        <w:pStyle w:val="affffff8"/>
      </w:pPr>
      <w:r>
        <w:rPr>
          <w:lang w:val="en-US"/>
        </w:rPr>
        <w:t>tariffId</w:t>
      </w:r>
      <w:r w:rsidRPr="005258C7">
        <w:t xml:space="preserve"> </w:t>
      </w:r>
      <w:r>
        <w:t>(</w:t>
      </w:r>
      <w:r>
        <w:rPr>
          <w:lang w:val="en-US"/>
        </w:rPr>
        <w:t>int</w:t>
      </w:r>
      <w:r>
        <w:t xml:space="preserve">) – </w:t>
      </w:r>
      <w:r>
        <w:rPr>
          <w:lang w:val="en-US"/>
        </w:rPr>
        <w:t>id</w:t>
      </w:r>
      <w:r w:rsidRPr="005258C7">
        <w:t xml:space="preserve"> </w:t>
      </w:r>
      <w:r>
        <w:t>тарифа пользователя.</w:t>
      </w:r>
    </w:p>
    <w:p w14:paraId="69BBEBBB" w14:textId="77777777" w:rsidR="005258C7" w:rsidRPr="00216C09" w:rsidRDefault="005258C7" w:rsidP="00E87833">
      <w:pPr>
        <w:pStyle w:val="c"/>
        <w:numPr>
          <w:ilvl w:val="3"/>
          <w:numId w:val="40"/>
        </w:numPr>
        <w:ind w:left="1066" w:hanging="357"/>
        <w:rPr>
          <w:lang w:val="ru-RU"/>
        </w:rPr>
      </w:pPr>
      <w:r>
        <w:t>Contacts</w:t>
      </w:r>
      <w:r w:rsidRPr="00216C09">
        <w:rPr>
          <w:lang w:val="ru-RU"/>
        </w:rPr>
        <w:t xml:space="preserve"> – таблица для хранения контактов пользователей</w:t>
      </w:r>
    </w:p>
    <w:p w14:paraId="694F65F5" w14:textId="77777777" w:rsidR="005258C7" w:rsidRDefault="005258C7" w:rsidP="004D358A">
      <w:pPr>
        <w:pStyle w:val="affffff8"/>
      </w:pPr>
      <w:r>
        <w:rPr>
          <w:lang w:val="en-US"/>
        </w:rPr>
        <w:t>id</w:t>
      </w:r>
      <w:r>
        <w:t xml:space="preserve"> (</w:t>
      </w:r>
      <w:r>
        <w:rPr>
          <w:lang w:val="en-US"/>
        </w:rPr>
        <w:t>long</w:t>
      </w:r>
      <w:r>
        <w:t>) – суррогатный первичный ключ;</w:t>
      </w:r>
    </w:p>
    <w:p w14:paraId="26075FF7" w14:textId="77777777" w:rsidR="005258C7" w:rsidRDefault="005258C7" w:rsidP="004D358A">
      <w:pPr>
        <w:pStyle w:val="affffff8"/>
        <w:rPr>
          <w:lang w:val="en-US"/>
        </w:rPr>
      </w:pPr>
      <w:r>
        <w:rPr>
          <w:lang w:val="en-US"/>
        </w:rPr>
        <w:t xml:space="preserve">contactName (nvarchar(MAX)) – </w:t>
      </w:r>
      <w:r>
        <w:t>имя</w:t>
      </w:r>
      <w:r>
        <w:rPr>
          <w:lang w:val="en-US"/>
        </w:rPr>
        <w:t xml:space="preserve"> </w:t>
      </w:r>
      <w:r>
        <w:t>контакта</w:t>
      </w:r>
      <w:r>
        <w:rPr>
          <w:lang w:val="en-US"/>
        </w:rPr>
        <w:t>;</w:t>
      </w:r>
    </w:p>
    <w:p w14:paraId="03F95928" w14:textId="77777777" w:rsidR="005258C7" w:rsidRDefault="005258C7" w:rsidP="004D358A">
      <w:pPr>
        <w:pStyle w:val="affffff8"/>
      </w:pPr>
      <w:r>
        <w:rPr>
          <w:lang w:val="en-US"/>
        </w:rPr>
        <w:t>contactEmail</w:t>
      </w:r>
      <w:r>
        <w:t xml:space="preserve"> (</w:t>
      </w:r>
      <w:r>
        <w:rPr>
          <w:lang w:val="en-US"/>
        </w:rPr>
        <w:t>ncarchar</w:t>
      </w:r>
      <w:r>
        <w:t>(</w:t>
      </w:r>
      <w:r>
        <w:rPr>
          <w:lang w:val="en-US"/>
        </w:rPr>
        <w:t>MAX</w:t>
      </w:r>
      <w:r>
        <w:t>)) – электронный адрес контакта;</w:t>
      </w:r>
    </w:p>
    <w:p w14:paraId="0FDDFF84" w14:textId="77777777" w:rsidR="005258C7" w:rsidRDefault="005258C7" w:rsidP="004D358A">
      <w:pPr>
        <w:pStyle w:val="affffff8"/>
      </w:pPr>
      <w:r>
        <w:rPr>
          <w:lang w:val="en-US"/>
        </w:rPr>
        <w:lastRenderedPageBreak/>
        <w:t>userId</w:t>
      </w:r>
      <w:r>
        <w:t xml:space="preserve"> (</w:t>
      </w:r>
      <w:r>
        <w:rPr>
          <w:lang w:val="en-US"/>
        </w:rPr>
        <w:t>long</w:t>
      </w:r>
      <w:r>
        <w:t xml:space="preserve">) – </w:t>
      </w:r>
      <w:r>
        <w:rPr>
          <w:lang w:val="en-US"/>
        </w:rPr>
        <w:t>id</w:t>
      </w:r>
      <w:r>
        <w:t xml:space="preserve"> пользователя, которому принадлежит эта запись.</w:t>
      </w:r>
    </w:p>
    <w:p w14:paraId="52A03655" w14:textId="77777777" w:rsidR="005258C7" w:rsidRPr="00216C09" w:rsidRDefault="005258C7" w:rsidP="00E87833">
      <w:pPr>
        <w:pStyle w:val="c"/>
        <w:numPr>
          <w:ilvl w:val="3"/>
          <w:numId w:val="40"/>
        </w:numPr>
        <w:ind w:left="1066" w:hanging="357"/>
        <w:rPr>
          <w:lang w:val="ru-RU"/>
        </w:rPr>
      </w:pPr>
      <w:r>
        <w:t>DeliveryQueues</w:t>
      </w:r>
      <w:r w:rsidRPr="00216C09">
        <w:rPr>
          <w:lang w:val="ru-RU"/>
        </w:rPr>
        <w:t xml:space="preserve"> – таблица для хранения информации об очередях</w:t>
      </w:r>
    </w:p>
    <w:p w14:paraId="67512A60"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2FD39A5D" w14:textId="77777777" w:rsidR="005258C7" w:rsidRDefault="005258C7" w:rsidP="004D358A">
      <w:pPr>
        <w:pStyle w:val="affffff8"/>
      </w:pPr>
      <w:r>
        <w:rPr>
          <w:lang w:val="en-US"/>
        </w:rPr>
        <w:t>sendingIntervalSec</w:t>
      </w:r>
      <w:r>
        <w:t xml:space="preserve"> (</w:t>
      </w:r>
      <w:r>
        <w:rPr>
          <w:lang w:val="en-US"/>
        </w:rPr>
        <w:t>int</w:t>
      </w:r>
      <w:r>
        <w:t>) – интервал отправки сообщений.</w:t>
      </w:r>
    </w:p>
    <w:p w14:paraId="63D5B46E" w14:textId="77777777" w:rsidR="005258C7" w:rsidRPr="00216C09" w:rsidRDefault="005258C7" w:rsidP="00E87833">
      <w:pPr>
        <w:pStyle w:val="c"/>
        <w:numPr>
          <w:ilvl w:val="3"/>
          <w:numId w:val="40"/>
        </w:numPr>
        <w:ind w:left="1066" w:hanging="357"/>
        <w:rPr>
          <w:lang w:val="ru-RU"/>
        </w:rPr>
      </w:pPr>
      <w:r>
        <w:t>Tariffs</w:t>
      </w:r>
      <w:r w:rsidRPr="00216C09">
        <w:rPr>
          <w:lang w:val="ru-RU"/>
        </w:rPr>
        <w:t xml:space="preserve"> – таблица для хранения информации о тарифах</w:t>
      </w:r>
    </w:p>
    <w:p w14:paraId="1877C737"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462247FF" w14:textId="77777777" w:rsidR="005258C7" w:rsidRDefault="005258C7" w:rsidP="004D358A">
      <w:pPr>
        <w:pStyle w:val="affffff8"/>
      </w:pPr>
      <w:r>
        <w:rPr>
          <w:lang w:val="en-US"/>
        </w:rPr>
        <w:t>tariffName</w:t>
      </w:r>
      <w:r>
        <w:t xml:space="preserve"> (</w:t>
      </w:r>
      <w:r>
        <w:rPr>
          <w:lang w:val="en-US"/>
        </w:rPr>
        <w:t>nvarchar(255))</w:t>
      </w:r>
      <w:r>
        <w:t xml:space="preserve"> – название тарифа;</w:t>
      </w:r>
    </w:p>
    <w:p w14:paraId="2C30D243" w14:textId="77777777" w:rsidR="005258C7" w:rsidRDefault="005258C7" w:rsidP="004D358A">
      <w:pPr>
        <w:pStyle w:val="affffff8"/>
      </w:pPr>
      <w:r>
        <w:rPr>
          <w:lang w:val="en-US"/>
        </w:rPr>
        <w:t>cost</w:t>
      </w:r>
      <w:r>
        <w:t xml:space="preserve"> (</w:t>
      </w:r>
      <w:r>
        <w:rPr>
          <w:lang w:val="en-US"/>
        </w:rPr>
        <w:t>int)</w:t>
      </w:r>
      <w:r>
        <w:t xml:space="preserve"> – стоимость тарифа.</w:t>
      </w:r>
    </w:p>
    <w:p w14:paraId="67FF18E6" w14:textId="77777777" w:rsidR="005258C7" w:rsidRPr="00216C09" w:rsidRDefault="005258C7" w:rsidP="00E87833">
      <w:pPr>
        <w:pStyle w:val="c"/>
        <w:numPr>
          <w:ilvl w:val="3"/>
          <w:numId w:val="40"/>
        </w:numPr>
        <w:ind w:left="1066" w:hanging="357"/>
        <w:rPr>
          <w:lang w:val="ru-RU"/>
        </w:rPr>
      </w:pPr>
      <w:r>
        <w:t>TariffsSales</w:t>
      </w:r>
      <w:r w:rsidRPr="00216C09">
        <w:rPr>
          <w:lang w:val="ru-RU"/>
        </w:rPr>
        <w:t xml:space="preserve"> – таблица для связи таблиц тарифов и скидок</w:t>
      </w:r>
    </w:p>
    <w:p w14:paraId="406B111D" w14:textId="77777777" w:rsidR="005258C7" w:rsidRDefault="005258C7" w:rsidP="004D358A">
      <w:pPr>
        <w:pStyle w:val="affffff8"/>
      </w:pPr>
      <w:r>
        <w:rPr>
          <w:lang w:val="en-US"/>
        </w:rPr>
        <w:t>tariffId</w:t>
      </w:r>
      <w:r w:rsidRPr="005258C7">
        <w:t xml:space="preserve"> </w:t>
      </w:r>
      <w:r>
        <w:t>(</w:t>
      </w:r>
      <w:r>
        <w:rPr>
          <w:lang w:val="en-US"/>
        </w:rPr>
        <w:t>int</w:t>
      </w:r>
      <w:r>
        <w:t>) – суррогатный первичный ключ тарифа;</w:t>
      </w:r>
    </w:p>
    <w:p w14:paraId="667C4C0A" w14:textId="77777777" w:rsidR="005258C7" w:rsidRDefault="005258C7" w:rsidP="004D358A">
      <w:pPr>
        <w:pStyle w:val="affffff8"/>
      </w:pPr>
      <w:r>
        <w:rPr>
          <w:lang w:val="en-US"/>
        </w:rPr>
        <w:t>saleId</w:t>
      </w:r>
      <w:r>
        <w:t xml:space="preserve"> (</w:t>
      </w:r>
      <w:r>
        <w:rPr>
          <w:lang w:val="en-US"/>
        </w:rPr>
        <w:t>int</w:t>
      </w:r>
      <w:r>
        <w:t>) – суррогатный первичный /ключ скидки.</w:t>
      </w:r>
    </w:p>
    <w:p w14:paraId="497E18EA" w14:textId="77777777" w:rsidR="005258C7" w:rsidRPr="00216C09" w:rsidRDefault="005258C7" w:rsidP="00E87833">
      <w:pPr>
        <w:pStyle w:val="c"/>
        <w:numPr>
          <w:ilvl w:val="3"/>
          <w:numId w:val="40"/>
        </w:numPr>
        <w:ind w:left="1066" w:hanging="357"/>
        <w:rPr>
          <w:lang w:val="ru-RU"/>
        </w:rPr>
      </w:pPr>
      <w:r>
        <w:t>Sales</w:t>
      </w:r>
      <w:r w:rsidRPr="00216C09">
        <w:rPr>
          <w:lang w:val="ru-RU"/>
        </w:rPr>
        <w:t xml:space="preserve"> – таблица для хранения информации о скидках</w:t>
      </w:r>
    </w:p>
    <w:p w14:paraId="058E9776" w14:textId="77777777" w:rsidR="005258C7" w:rsidRDefault="005258C7" w:rsidP="004D358A">
      <w:pPr>
        <w:pStyle w:val="affffff8"/>
      </w:pPr>
      <w:r>
        <w:rPr>
          <w:lang w:val="en-US"/>
        </w:rPr>
        <w:t>id</w:t>
      </w:r>
      <w:r>
        <w:t xml:space="preserve"> (</w:t>
      </w:r>
      <w:r>
        <w:rPr>
          <w:lang w:val="en-US"/>
        </w:rPr>
        <w:t>int</w:t>
      </w:r>
      <w:r>
        <w:t>) – суррогатный первичный ключ;</w:t>
      </w:r>
    </w:p>
    <w:p w14:paraId="4A554429" w14:textId="77777777" w:rsidR="005258C7" w:rsidRDefault="005258C7" w:rsidP="004D358A">
      <w:pPr>
        <w:pStyle w:val="affffff8"/>
      </w:pPr>
      <w:r>
        <w:rPr>
          <w:lang w:val="en-US"/>
        </w:rPr>
        <w:t>name</w:t>
      </w:r>
      <w:r>
        <w:t xml:space="preserve"> (</w:t>
      </w:r>
      <w:r>
        <w:rPr>
          <w:lang w:val="en-US"/>
        </w:rPr>
        <w:t>nvarchar</w:t>
      </w:r>
      <w:r>
        <w:t>(255)) – название скидки на тариф;</w:t>
      </w:r>
    </w:p>
    <w:p w14:paraId="4424BEDF" w14:textId="77777777" w:rsidR="005258C7" w:rsidRDefault="005258C7" w:rsidP="004D358A">
      <w:pPr>
        <w:pStyle w:val="affffff8"/>
      </w:pPr>
      <w:r>
        <w:rPr>
          <w:lang w:val="en-US"/>
        </w:rPr>
        <w:t>value</w:t>
      </w:r>
      <w:r>
        <w:t xml:space="preserve"> (</w:t>
      </w:r>
      <w:r>
        <w:rPr>
          <w:lang w:val="en-US"/>
        </w:rPr>
        <w:t>int</w:t>
      </w:r>
      <w:r>
        <w:t>) – размер скидки на тариф.</w:t>
      </w:r>
    </w:p>
    <w:p w14:paraId="50BB5304" w14:textId="77777777" w:rsidR="005258C7" w:rsidRDefault="005258C7" w:rsidP="005258C7">
      <w:r>
        <w:t>ER 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3D6CB0C5" w14:textId="6C6C4C71" w:rsidR="005258C7" w:rsidRDefault="005258C7" w:rsidP="005258C7">
      <w:r>
        <w:t xml:space="preserve">Спроектированная </w:t>
      </w:r>
      <w:r>
        <w:rPr>
          <w:lang w:val="en-US"/>
        </w:rPr>
        <w:t>ER</w:t>
      </w:r>
      <w:r>
        <w:t xml:space="preserve"> диаграмма находится в </w:t>
      </w:r>
      <w:r w:rsidR="007A25BF">
        <w:t xml:space="preserve">НФБК, так как </w:t>
      </w:r>
      <w:r w:rsidR="007A25BF" w:rsidRPr="007A25BF">
        <w:t>каждая нетривиальная и неприводимая слева функциональная зависимость обладает потенциальным ключом в качестве детерминанта</w:t>
      </w:r>
      <w:r w:rsidR="007A25BF">
        <w:t xml:space="preserve"> </w:t>
      </w:r>
      <w:r>
        <w:t>[</w:t>
      </w:r>
      <w:r>
        <w:fldChar w:fldCharType="begin"/>
      </w:r>
      <w:r>
        <w:instrText xml:space="preserve"> REF _Ref72677847 \r \h </w:instrText>
      </w:r>
      <w:r>
        <w:fldChar w:fldCharType="separate"/>
      </w:r>
      <w:r w:rsidR="00B15ECC">
        <w:t>10</w:t>
      </w:r>
      <w:r>
        <w:fldChar w:fldCharType="end"/>
      </w:r>
      <w:r>
        <w:t xml:space="preserve">]. </w:t>
      </w:r>
      <w:r>
        <w:rPr>
          <w:lang w:val="en-US"/>
        </w:rPr>
        <w:t>ER</w:t>
      </w:r>
      <w:r>
        <w:t xml:space="preserve"> диаграмма представлена на рис. </w:t>
      </w:r>
      <w:r w:rsidR="004D358A">
        <w:t>4</w:t>
      </w:r>
      <w:r>
        <w:t>.2.</w:t>
      </w:r>
    </w:p>
    <w:p w14:paraId="0DC65A20" w14:textId="77777777" w:rsidR="005258C7" w:rsidRDefault="005258C7" w:rsidP="005258C7">
      <w:pPr>
        <w:spacing w:after="160" w:line="256" w:lineRule="auto"/>
        <w:ind w:firstLine="0"/>
        <w:jc w:val="left"/>
      </w:pPr>
      <w:r>
        <w:br w:type="page"/>
      </w:r>
    </w:p>
    <w:tbl>
      <w:tblPr>
        <w:tblStyle w:val="af9"/>
        <w:tblpPr w:leftFromText="180" w:rightFromText="180" w:vertAnchor="page" w:horzAnchor="margin" w:tblpXSpec="right" w:tblpY="70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5258C7" w14:paraId="6F15D3E4" w14:textId="77777777" w:rsidTr="005258C7">
        <w:trPr>
          <w:cantSplit/>
          <w:trHeight w:val="3172"/>
        </w:trPr>
        <w:tc>
          <w:tcPr>
            <w:tcW w:w="709" w:type="dxa"/>
            <w:textDirection w:val="btLr"/>
            <w:hideMark/>
          </w:tcPr>
          <w:p w14:paraId="0D7C27F7" w14:textId="4A404A7D" w:rsidR="005258C7" w:rsidRDefault="005258C7" w:rsidP="004D358A">
            <w:pPr>
              <w:ind w:left="113" w:right="113" w:firstLine="0"/>
              <w:jc w:val="center"/>
              <w:rPr>
                <w:b/>
                <w:i/>
              </w:rPr>
            </w:pPr>
            <w:r>
              <w:rPr>
                <w:b/>
                <w:i/>
              </w:rPr>
              <w:lastRenderedPageBreak/>
              <w:t xml:space="preserve">Рис. </w:t>
            </w:r>
            <w:r w:rsidR="004D358A">
              <w:rPr>
                <w:b/>
                <w:i/>
              </w:rPr>
              <w:t>4</w:t>
            </w:r>
            <w:r>
              <w:rPr>
                <w:b/>
                <w:i/>
              </w:rPr>
              <w:t xml:space="preserve">.2. </w:t>
            </w:r>
            <w:r>
              <w:rPr>
                <w:b/>
                <w:i/>
                <w:lang w:val="en-US"/>
              </w:rPr>
              <w:t xml:space="preserve">ER </w:t>
            </w:r>
            <w:r>
              <w:rPr>
                <w:b/>
                <w:i/>
              </w:rPr>
              <w:t>диаграмма</w:t>
            </w:r>
          </w:p>
        </w:tc>
      </w:tr>
    </w:tbl>
    <w:p w14:paraId="336ED5A1" w14:textId="27C8378D" w:rsidR="005258C7" w:rsidRDefault="00401F19" w:rsidP="005258C7">
      <w:pPr>
        <w:rPr>
          <w:color w:val="000000" w:themeColor="text1"/>
        </w:rPr>
      </w:pPr>
      <w:r w:rsidRPr="00401F19">
        <w:rPr>
          <w:noProof/>
          <w:color w:val="000000" w:themeColor="text1"/>
          <w:lang w:eastAsia="ru-RU"/>
        </w:rPr>
        <w:drawing>
          <wp:inline distT="0" distB="0" distL="0" distR="0" wp14:anchorId="4707E37B" wp14:editId="2120E744">
            <wp:extent cx="9249409" cy="4784971"/>
            <wp:effectExtent l="317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9259984" cy="4790442"/>
                    </a:xfrm>
                    <a:prstGeom prst="rect">
                      <a:avLst/>
                    </a:prstGeom>
                  </pic:spPr>
                </pic:pic>
              </a:graphicData>
            </a:graphic>
          </wp:inline>
        </w:drawing>
      </w:r>
    </w:p>
    <w:p w14:paraId="121617C8" w14:textId="57111232" w:rsidR="005258C7" w:rsidRDefault="00FC5943" w:rsidP="00FC5943">
      <w:pPr>
        <w:pStyle w:val="3"/>
        <w:numPr>
          <w:ilvl w:val="0"/>
          <w:numId w:val="0"/>
        </w:numPr>
      </w:pPr>
      <w:bookmarkStart w:id="167" w:name="_Toc73469569"/>
      <w:bookmarkStart w:id="168" w:name="_Toc73879675"/>
      <w:bookmarkStart w:id="169" w:name="_Toc74085159"/>
      <w:r>
        <w:lastRenderedPageBreak/>
        <w:t xml:space="preserve">4.4.2. </w:t>
      </w:r>
      <w:r w:rsidR="005258C7">
        <w:t>Диаграмма потоков данных</w:t>
      </w:r>
      <w:bookmarkEnd w:id="167"/>
      <w:bookmarkEnd w:id="168"/>
      <w:bookmarkEnd w:id="169"/>
    </w:p>
    <w:p w14:paraId="749B0961" w14:textId="77777777" w:rsidR="005258C7" w:rsidRDefault="005258C7" w:rsidP="005258C7">
      <w:bookmarkStart w:id="170" w:name="_Hlk59655273"/>
      <w:r>
        <w:t>Разработана модель потоков данных для процесса создания сообщения и отправки сообщения.</w:t>
      </w:r>
    </w:p>
    <w:p w14:paraId="7AC3B124" w14:textId="3AC9CDD8" w:rsidR="005258C7" w:rsidRDefault="005258C7" w:rsidP="005258C7">
      <w:r>
        <w:t xml:space="preserve">На контекстной диаграмме </w:t>
      </w:r>
      <w:bookmarkEnd w:id="170"/>
      <w:r>
        <w:t xml:space="preserve">(рис. </w:t>
      </w:r>
      <w:r w:rsidR="004D358A">
        <w:t>4</w:t>
      </w:r>
      <w:r>
        <w:t>.3)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406FA94A" w14:textId="41180D79" w:rsidR="005258C7" w:rsidRDefault="005258C7" w:rsidP="005258C7">
      <w:r>
        <w:t xml:space="preserve">На диаграмме первого уровня (рис. </w:t>
      </w:r>
      <w:r w:rsidR="004D358A">
        <w:t>4</w:t>
      </w:r>
      <w:r>
        <w:t xml:space="preserve">.4)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w:t>
      </w:r>
      <w:r w:rsidR="004D358A">
        <w:t>4</w:t>
      </w:r>
      <w:r>
        <w:t xml:space="preserve">.5). На диаграммах третьего уровня проведена детализация процесса «Отправить письмо» (рис. </w:t>
      </w:r>
      <w:r w:rsidR="004D358A">
        <w:t>4</w:t>
      </w:r>
      <w:r>
        <w:t>.6).</w:t>
      </w:r>
    </w:p>
    <w:p w14:paraId="16BE556D" w14:textId="77777777" w:rsidR="005258C7" w:rsidRDefault="005258C7" w:rsidP="005258C7">
      <w:pPr>
        <w:rPr>
          <w:noProof/>
          <w:lang w:eastAsia="ru-RU"/>
        </w:rPr>
      </w:pPr>
    </w:p>
    <w:p w14:paraId="1EDFEC66" w14:textId="5F8C4F2B" w:rsidR="005258C7" w:rsidRDefault="005258C7" w:rsidP="005258C7">
      <w:pPr>
        <w:keepNext/>
        <w:ind w:firstLine="0"/>
        <w:jc w:val="center"/>
      </w:pPr>
      <w:r>
        <w:rPr>
          <w:noProof/>
          <w:lang w:eastAsia="ru-RU"/>
        </w:rPr>
        <w:drawing>
          <wp:inline distT="0" distB="0" distL="0" distR="0" wp14:anchorId="0BAF9197" wp14:editId="27E03635">
            <wp:extent cx="6115685" cy="41802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4180205"/>
                    </a:xfrm>
                    <a:prstGeom prst="rect">
                      <a:avLst/>
                    </a:prstGeom>
                    <a:noFill/>
                    <a:ln>
                      <a:noFill/>
                    </a:ln>
                  </pic:spPr>
                </pic:pic>
              </a:graphicData>
            </a:graphic>
          </wp:inline>
        </w:drawing>
      </w:r>
    </w:p>
    <w:p w14:paraId="0F7CC892" w14:textId="3B48EA51" w:rsidR="005258C7" w:rsidRDefault="005258C7" w:rsidP="005258C7">
      <w:pPr>
        <w:pStyle w:val="af0"/>
        <w:spacing w:after="0"/>
      </w:pPr>
      <w:r>
        <w:t xml:space="preserve">Рис. </w:t>
      </w:r>
      <w:r w:rsidR="004D358A">
        <w:t>4</w:t>
      </w:r>
      <w:r>
        <w:t>.</w:t>
      </w:r>
      <w:r>
        <w:rPr>
          <w:lang w:val="en-US"/>
        </w:rPr>
        <w:t>3</w:t>
      </w:r>
      <w:r>
        <w:t>. Контекстная диаграмма</w:t>
      </w:r>
    </w:p>
    <w:p w14:paraId="41272F67" w14:textId="77777777" w:rsidR="005258C7" w:rsidRDefault="005258C7" w:rsidP="005258C7">
      <w:pPr>
        <w:rPr>
          <w:noProof/>
          <w:lang w:eastAsia="ru-RU"/>
        </w:rPr>
      </w:pPr>
    </w:p>
    <w:p w14:paraId="17525C43" w14:textId="19585964" w:rsidR="005258C7" w:rsidRDefault="005258C7" w:rsidP="005258C7">
      <w:pPr>
        <w:keepNext/>
        <w:ind w:firstLine="0"/>
        <w:jc w:val="center"/>
      </w:pPr>
      <w:r>
        <w:rPr>
          <w:noProof/>
          <w:lang w:eastAsia="ru-RU"/>
        </w:rPr>
        <w:lastRenderedPageBreak/>
        <w:drawing>
          <wp:inline distT="0" distB="0" distL="0" distR="0" wp14:anchorId="6970FBEF" wp14:editId="332B25DD">
            <wp:extent cx="5711825" cy="39185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1825" cy="3918585"/>
                    </a:xfrm>
                    <a:prstGeom prst="rect">
                      <a:avLst/>
                    </a:prstGeom>
                    <a:noFill/>
                    <a:ln>
                      <a:noFill/>
                    </a:ln>
                  </pic:spPr>
                </pic:pic>
              </a:graphicData>
            </a:graphic>
          </wp:inline>
        </w:drawing>
      </w:r>
    </w:p>
    <w:p w14:paraId="4DAA21A6" w14:textId="061AE539" w:rsidR="005258C7" w:rsidRDefault="005258C7" w:rsidP="005258C7">
      <w:pPr>
        <w:pStyle w:val="af0"/>
        <w:spacing w:after="0"/>
      </w:pPr>
      <w:r>
        <w:t xml:space="preserve">Рис. </w:t>
      </w:r>
      <w:r w:rsidR="004D358A">
        <w:t>4</w:t>
      </w:r>
      <w:r>
        <w:rPr>
          <w:noProof/>
        </w:rPr>
        <w:t>.4.</w:t>
      </w:r>
      <w:r>
        <w:t xml:space="preserve"> Диаграмма первого уровня модели потоков данных</w:t>
      </w:r>
    </w:p>
    <w:p w14:paraId="12D9B6B2" w14:textId="77777777" w:rsidR="005258C7" w:rsidRDefault="005258C7" w:rsidP="005258C7"/>
    <w:p w14:paraId="454298E4" w14:textId="13C1421D" w:rsidR="005258C7" w:rsidRDefault="005258C7" w:rsidP="005258C7">
      <w:pPr>
        <w:keepNext/>
        <w:ind w:firstLine="0"/>
        <w:jc w:val="center"/>
      </w:pPr>
      <w:r>
        <w:rPr>
          <w:noProof/>
          <w:lang w:eastAsia="ru-RU"/>
        </w:rPr>
        <w:drawing>
          <wp:inline distT="0" distB="0" distL="0" distR="0" wp14:anchorId="2E7DF4DD" wp14:editId="09621B62">
            <wp:extent cx="5771515" cy="3942715"/>
            <wp:effectExtent l="0" t="0" r="63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515" cy="3942715"/>
                    </a:xfrm>
                    <a:prstGeom prst="rect">
                      <a:avLst/>
                    </a:prstGeom>
                    <a:noFill/>
                    <a:ln>
                      <a:noFill/>
                    </a:ln>
                  </pic:spPr>
                </pic:pic>
              </a:graphicData>
            </a:graphic>
          </wp:inline>
        </w:drawing>
      </w:r>
    </w:p>
    <w:p w14:paraId="26F02E95" w14:textId="731C7D62" w:rsidR="005258C7" w:rsidRDefault="005258C7" w:rsidP="005258C7">
      <w:pPr>
        <w:pStyle w:val="af0"/>
        <w:spacing w:after="0"/>
        <w:rPr>
          <w:noProof/>
          <w:lang w:eastAsia="ru-RU"/>
        </w:rPr>
      </w:pPr>
      <w:r>
        <w:t xml:space="preserve">Рис. </w:t>
      </w:r>
      <w:r w:rsidR="004D358A">
        <w:rPr>
          <w:noProof/>
        </w:rPr>
        <w:t>4</w:t>
      </w:r>
      <w:r>
        <w:rPr>
          <w:noProof/>
        </w:rPr>
        <w:t>.5</w:t>
      </w:r>
      <w:r>
        <w:t>. Диаграмма второго уровня модели потоков данных. Процесс «Инициировать отправку письма»</w:t>
      </w:r>
    </w:p>
    <w:p w14:paraId="6737D61B" w14:textId="6E2DD2AE" w:rsidR="005258C7" w:rsidRDefault="005258C7" w:rsidP="005258C7">
      <w:pPr>
        <w:keepNext/>
        <w:ind w:firstLine="0"/>
        <w:jc w:val="center"/>
      </w:pPr>
      <w:r>
        <w:rPr>
          <w:noProof/>
          <w:lang w:eastAsia="ru-RU"/>
        </w:rPr>
        <w:lastRenderedPageBreak/>
        <w:drawing>
          <wp:inline distT="0" distB="0" distL="0" distR="0" wp14:anchorId="3127917C" wp14:editId="09D291BE">
            <wp:extent cx="5830570" cy="39903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0570" cy="3990340"/>
                    </a:xfrm>
                    <a:prstGeom prst="rect">
                      <a:avLst/>
                    </a:prstGeom>
                    <a:noFill/>
                    <a:ln>
                      <a:noFill/>
                    </a:ln>
                  </pic:spPr>
                </pic:pic>
              </a:graphicData>
            </a:graphic>
          </wp:inline>
        </w:drawing>
      </w:r>
    </w:p>
    <w:p w14:paraId="641DAAB0" w14:textId="679EEE78" w:rsidR="005258C7" w:rsidRDefault="005258C7" w:rsidP="005258C7">
      <w:pPr>
        <w:pStyle w:val="affffff4"/>
      </w:pPr>
      <w:r>
        <w:t xml:space="preserve">Рис. </w:t>
      </w:r>
      <w:r w:rsidR="004D358A">
        <w:rPr>
          <w:noProof/>
        </w:rPr>
        <w:t>4</w:t>
      </w:r>
      <w:r>
        <w:rPr>
          <w:noProof/>
        </w:rPr>
        <w:t>.6</w:t>
      </w:r>
      <w:r>
        <w:t>. Диаграмма третьего уровня потоков данных. Процесс «Отправить письмо»</w:t>
      </w:r>
    </w:p>
    <w:p w14:paraId="612A1CD1" w14:textId="01A4C56A" w:rsidR="005258C7" w:rsidRDefault="00FC5943" w:rsidP="00FC5943">
      <w:pPr>
        <w:pStyle w:val="3"/>
        <w:numPr>
          <w:ilvl w:val="0"/>
          <w:numId w:val="0"/>
        </w:numPr>
      </w:pPr>
      <w:bookmarkStart w:id="171" w:name="_Toc73469570"/>
      <w:bookmarkStart w:id="172" w:name="_Toc73879676"/>
      <w:bookmarkStart w:id="173" w:name="_Toc74085160"/>
      <w:r>
        <w:t xml:space="preserve">4.4.3. </w:t>
      </w:r>
      <w:r w:rsidR="005258C7">
        <w:t>Диаграмма классов для службы отправки сообщений</w:t>
      </w:r>
      <w:bookmarkEnd w:id="171"/>
      <w:bookmarkEnd w:id="172"/>
      <w:bookmarkEnd w:id="173"/>
    </w:p>
    <w:p w14:paraId="27A079EF" w14:textId="77777777" w:rsidR="005258C7" w:rsidRDefault="005258C7" w:rsidP="005258C7">
      <w:r>
        <w:t>Служба отправки сообщений разрабатываемого программного комплекса представляет собой фоновый процесс, запущенный на сервере.</w:t>
      </w:r>
    </w:p>
    <w:p w14:paraId="527290E7" w14:textId="77777777" w:rsidR="005258C7" w:rsidRDefault="005258C7" w:rsidP="005258C7">
      <w:r>
        <w:t xml:space="preserve">Этот процесс циклически получает из базы данных сообщение из очереди и пытается отправить его с помощью интерфейса </w:t>
      </w:r>
      <w:r>
        <w:rPr>
          <w:lang w:val="en-US"/>
        </w:rPr>
        <w:t>ISenderService</w:t>
      </w:r>
      <w:r>
        <w:t xml:space="preserve">. Класс </w:t>
      </w:r>
      <w:r>
        <w:rPr>
          <w:lang w:val="en-US"/>
        </w:rPr>
        <w:t>SenderService</w:t>
      </w:r>
      <w:r w:rsidRPr="005258C7">
        <w:t xml:space="preserve"> </w:t>
      </w:r>
      <w:r>
        <w:t xml:space="preserve">реализует указанный интерфейс и последовательно передает сообщение классам через интерфейс </w:t>
      </w:r>
      <w:r>
        <w:rPr>
          <w:lang w:val="en-US"/>
        </w:rPr>
        <w:t>ISender</w:t>
      </w:r>
      <w:r>
        <w:t>.</w:t>
      </w:r>
    </w:p>
    <w:p w14:paraId="102DC7E9" w14:textId="77777777" w:rsidR="005258C7" w:rsidRDefault="005258C7" w:rsidP="005258C7">
      <w:pPr>
        <w:rPr>
          <w:lang w:val="en-US"/>
        </w:rPr>
      </w:pPr>
      <w:r>
        <w:t>Классы</w:t>
      </w:r>
      <w:r>
        <w:rPr>
          <w:lang w:val="en-US"/>
        </w:rPr>
        <w:t xml:space="preserve">, </w:t>
      </w:r>
      <w:r>
        <w:t>реализующие</w:t>
      </w:r>
      <w:r>
        <w:rPr>
          <w:lang w:val="en-US"/>
        </w:rPr>
        <w:t xml:space="preserve"> ISender:</w:t>
      </w:r>
    </w:p>
    <w:p w14:paraId="1DB0D0DE" w14:textId="77777777" w:rsidR="004D358A" w:rsidRDefault="005258C7" w:rsidP="00E87833">
      <w:pPr>
        <w:pStyle w:val="a0"/>
        <w:numPr>
          <w:ilvl w:val="0"/>
          <w:numId w:val="37"/>
        </w:numPr>
        <w:rPr>
          <w:lang w:val="en-US"/>
        </w:rPr>
      </w:pPr>
      <w:r>
        <w:rPr>
          <w:lang w:val="en-US"/>
        </w:rPr>
        <w:t>SmtpSender;</w:t>
      </w:r>
    </w:p>
    <w:p w14:paraId="603FB5E3" w14:textId="77777777" w:rsidR="004D358A" w:rsidRDefault="005258C7" w:rsidP="00E87833">
      <w:pPr>
        <w:pStyle w:val="a0"/>
        <w:numPr>
          <w:ilvl w:val="0"/>
          <w:numId w:val="37"/>
        </w:numPr>
        <w:rPr>
          <w:lang w:val="en-US"/>
        </w:rPr>
      </w:pPr>
      <w:r w:rsidRPr="004D358A">
        <w:rPr>
          <w:lang w:val="en-US"/>
        </w:rPr>
        <w:t>SendpulseSender;</w:t>
      </w:r>
    </w:p>
    <w:p w14:paraId="2EA052CC" w14:textId="0B01D471" w:rsidR="005258C7" w:rsidRPr="004D358A" w:rsidRDefault="005258C7" w:rsidP="00E87833">
      <w:pPr>
        <w:pStyle w:val="a0"/>
        <w:numPr>
          <w:ilvl w:val="0"/>
          <w:numId w:val="37"/>
        </w:numPr>
        <w:rPr>
          <w:lang w:val="en-US"/>
        </w:rPr>
      </w:pPr>
      <w:r w:rsidRPr="004D358A">
        <w:rPr>
          <w:lang w:val="en-US"/>
        </w:rPr>
        <w:t>SendGrideSender.</w:t>
      </w:r>
    </w:p>
    <w:p w14:paraId="579520D1" w14:textId="77777777" w:rsidR="005258C7" w:rsidRDefault="005258C7" w:rsidP="005258C7">
      <w:r>
        <w:t xml:space="preserve">В зависимости от результата </w:t>
      </w:r>
      <w:r>
        <w:rPr>
          <w:lang w:val="en-US"/>
        </w:rPr>
        <w:t>SenderService</w:t>
      </w:r>
      <w:r>
        <w:t xml:space="preserve"> формирует и возвращает соответствующий объект класса </w:t>
      </w:r>
      <w:r>
        <w:rPr>
          <w:lang w:val="en-US"/>
        </w:rPr>
        <w:t>SendingResult</w:t>
      </w:r>
      <w:r>
        <w:t>.</w:t>
      </w:r>
    </w:p>
    <w:p w14:paraId="0F18E16C" w14:textId="2CEB6222" w:rsidR="005258C7" w:rsidRDefault="005258C7" w:rsidP="005258C7">
      <w:r>
        <w:t xml:space="preserve">Если результат положительный, то </w:t>
      </w:r>
      <w:r>
        <w:rPr>
          <w:lang w:val="en-US"/>
        </w:rPr>
        <w:t>WorkerMain</w:t>
      </w:r>
      <w:r w:rsidRPr="005258C7">
        <w:t xml:space="preserve"> </w:t>
      </w:r>
      <w:r>
        <w:t>обновляет письмо: удаляет его из очереди и меняет его статус.</w:t>
      </w:r>
    </w:p>
    <w:p w14:paraId="5D20720A" w14:textId="530523D4" w:rsidR="004D358A" w:rsidRDefault="004D358A" w:rsidP="005258C7">
      <w:r>
        <w:t>Диаграмма классов представлена на рис. 4.7.</w:t>
      </w:r>
    </w:p>
    <w:p w14:paraId="488CAA80" w14:textId="4EAE9AD2" w:rsidR="005258C7" w:rsidRDefault="005258C7" w:rsidP="005258C7">
      <w:pPr>
        <w:keepNext/>
        <w:ind w:firstLine="0"/>
      </w:pPr>
      <w:r>
        <w:rPr>
          <w:noProof/>
          <w:lang w:eastAsia="ru-RU"/>
        </w:rPr>
        <w:lastRenderedPageBreak/>
        <w:drawing>
          <wp:inline distT="0" distB="0" distL="0" distR="0" wp14:anchorId="56051BA9" wp14:editId="44AD7D59">
            <wp:extent cx="6115685" cy="2838450"/>
            <wp:effectExtent l="0" t="0" r="0" b="0"/>
            <wp:docPr id="51" name="Рисунок 51" descr="SendingServi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SendingServiceClass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838450"/>
                    </a:xfrm>
                    <a:prstGeom prst="rect">
                      <a:avLst/>
                    </a:prstGeom>
                    <a:noFill/>
                    <a:ln>
                      <a:noFill/>
                    </a:ln>
                  </pic:spPr>
                </pic:pic>
              </a:graphicData>
            </a:graphic>
          </wp:inline>
        </w:drawing>
      </w:r>
    </w:p>
    <w:p w14:paraId="5775C82A" w14:textId="18690920" w:rsidR="005258C7" w:rsidRDefault="005258C7" w:rsidP="005258C7">
      <w:pPr>
        <w:pStyle w:val="afffff0"/>
      </w:pPr>
      <w:r>
        <w:t xml:space="preserve">Рис. </w:t>
      </w:r>
      <w:r w:rsidR="004D358A">
        <w:t>4</w:t>
      </w:r>
      <w:r>
        <w:t>.7. Диаграмма классов</w:t>
      </w:r>
    </w:p>
    <w:p w14:paraId="5C8CE107" w14:textId="513A0C28" w:rsidR="005258C7" w:rsidRDefault="005258C7" w:rsidP="00B51F88">
      <w:pPr>
        <w:pStyle w:val="2"/>
      </w:pPr>
      <w:bookmarkStart w:id="174" w:name="_Toc73469571"/>
      <w:bookmarkStart w:id="175" w:name="_Toc68534532"/>
      <w:bookmarkStart w:id="176" w:name="_Toc73879677"/>
      <w:bookmarkStart w:id="177" w:name="_Toc74085161"/>
      <w:r>
        <w:t>Проектирование интерфейса</w:t>
      </w:r>
      <w:bookmarkEnd w:id="174"/>
      <w:bookmarkEnd w:id="175"/>
      <w:bookmarkEnd w:id="176"/>
      <w:bookmarkEnd w:id="177"/>
    </w:p>
    <w:p w14:paraId="23A1A75B" w14:textId="77777777" w:rsidR="005258C7" w:rsidRDefault="005258C7" w:rsidP="005258C7">
      <w:r>
        <w:t>При проектировании интерфейса должны быть учтены следующие критерии эргономики:</w:t>
      </w:r>
    </w:p>
    <w:p w14:paraId="42DD1E70" w14:textId="77777777" w:rsidR="00B51F88" w:rsidRDefault="005258C7" w:rsidP="00E87833">
      <w:pPr>
        <w:pStyle w:val="a0"/>
        <w:numPr>
          <w:ilvl w:val="0"/>
          <w:numId w:val="38"/>
        </w:numPr>
        <w:rPr>
          <w:color w:val="000000" w:themeColor="text1"/>
        </w:rPr>
      </w:pPr>
      <w:r>
        <w:t>скорость работы пользователя.</w:t>
      </w:r>
    </w:p>
    <w:p w14:paraId="1BD16AA2" w14:textId="77777777" w:rsidR="00B51F88" w:rsidRDefault="005258C7" w:rsidP="00E87833">
      <w:pPr>
        <w:pStyle w:val="a0"/>
        <w:numPr>
          <w:ilvl w:val="0"/>
          <w:numId w:val="38"/>
        </w:numPr>
        <w:rPr>
          <w:color w:val="000000" w:themeColor="text1"/>
        </w:rPr>
      </w:pPr>
      <w:r>
        <w:t>количество человеческих ошибок.</w:t>
      </w:r>
    </w:p>
    <w:p w14:paraId="5DAB6711" w14:textId="490FEAF0" w:rsidR="007C2F66" w:rsidRPr="007C2F66" w:rsidRDefault="005258C7" w:rsidP="00E87833">
      <w:pPr>
        <w:pStyle w:val="a0"/>
        <w:numPr>
          <w:ilvl w:val="0"/>
          <w:numId w:val="38"/>
        </w:numPr>
        <w:rPr>
          <w:color w:val="000000" w:themeColor="text1"/>
        </w:rPr>
      </w:pPr>
      <w:r>
        <w:t>скорость обучения</w:t>
      </w:r>
      <w:r w:rsidR="007C2F66">
        <w:rPr>
          <w:lang w:val="en-US"/>
        </w:rPr>
        <w:t>;</w:t>
      </w:r>
    </w:p>
    <w:p w14:paraId="6C93B643" w14:textId="746B9120" w:rsidR="005258C7" w:rsidRPr="007C2F66" w:rsidRDefault="005258C7" w:rsidP="00E87833">
      <w:pPr>
        <w:pStyle w:val="a0"/>
        <w:numPr>
          <w:ilvl w:val="0"/>
          <w:numId w:val="38"/>
        </w:numPr>
        <w:rPr>
          <w:color w:val="000000" w:themeColor="text1"/>
        </w:rPr>
      </w:pPr>
      <w:r>
        <w:t>субъективная удовлетворенность пользователя.</w:t>
      </w:r>
    </w:p>
    <w:p w14:paraId="70916513" w14:textId="3C834069" w:rsidR="005258C7" w:rsidRDefault="005258C7" w:rsidP="002F706D">
      <w:r>
        <w:t xml:space="preserve">Макеты интерфейсов создания сообщения, списка сообщений и списка доступных сервисов доставки представлены на рис. </w:t>
      </w:r>
      <w:r w:rsidR="00B51F88">
        <w:t>4.8</w:t>
      </w:r>
      <w:r>
        <w:t>-</w:t>
      </w:r>
      <w:r w:rsidR="00B51F88">
        <w:t>4.1</w:t>
      </w:r>
      <w:r w:rsidR="004A10BE" w:rsidRPr="007C2F66">
        <w:t>1</w:t>
      </w:r>
      <w:r w:rsidR="002F706D">
        <w:t>.</w:t>
      </w:r>
    </w:p>
    <w:tbl>
      <w:tblPr>
        <w:tblStyle w:val="af9"/>
        <w:tblpPr w:leftFromText="180" w:rightFromText="180" w:vertAnchor="page" w:horzAnchor="page" w:tblpX="9360" w:tblpY="1357"/>
        <w:tblW w:w="0" w:type="auto"/>
        <w:tblLook w:val="04A0" w:firstRow="1" w:lastRow="0" w:firstColumn="1" w:lastColumn="0" w:noHBand="0" w:noVBand="1"/>
      </w:tblPr>
      <w:tblGrid>
        <w:gridCol w:w="1254"/>
      </w:tblGrid>
      <w:tr w:rsidR="002F706D" w14:paraId="463ECFAC" w14:textId="77777777" w:rsidTr="002F706D">
        <w:trPr>
          <w:cantSplit/>
          <w:trHeight w:val="14034"/>
        </w:trPr>
        <w:tc>
          <w:tcPr>
            <w:tcW w:w="1254" w:type="dxa"/>
            <w:tcBorders>
              <w:top w:val="nil"/>
              <w:left w:val="nil"/>
              <w:bottom w:val="nil"/>
              <w:right w:val="nil"/>
            </w:tcBorders>
            <w:textDirection w:val="btLr"/>
          </w:tcPr>
          <w:p w14:paraId="2B5AFA09" w14:textId="3F1A55F2" w:rsidR="002F706D" w:rsidRDefault="002F706D" w:rsidP="002F706D">
            <w:pPr>
              <w:pStyle w:val="af0"/>
              <w:jc w:val="center"/>
            </w:pPr>
            <w:r>
              <w:lastRenderedPageBreak/>
              <w:t>Рис. 4.</w:t>
            </w:r>
            <w:r w:rsidRPr="009873F2">
              <w:t>8</w:t>
            </w:r>
            <w:r>
              <w:t>. Страница с доступными сервисами доставки</w:t>
            </w:r>
          </w:p>
          <w:p w14:paraId="5C37081B" w14:textId="77777777" w:rsidR="002F706D" w:rsidRDefault="002F706D" w:rsidP="002F706D">
            <w:pPr>
              <w:ind w:left="113" w:right="113" w:firstLine="0"/>
              <w:jc w:val="center"/>
              <w:rPr>
                <w:b/>
                <w:i/>
              </w:rPr>
            </w:pPr>
          </w:p>
        </w:tc>
      </w:tr>
    </w:tbl>
    <w:p w14:paraId="052AF493" w14:textId="77777777" w:rsidR="002F706D" w:rsidRDefault="002F706D" w:rsidP="002F706D">
      <w:pPr>
        <w:ind w:firstLine="0"/>
        <w:jc w:val="left"/>
      </w:pPr>
    </w:p>
    <w:p w14:paraId="4EF3FD0F" w14:textId="3007A364" w:rsidR="002F706D" w:rsidRDefault="002F706D" w:rsidP="002F706D">
      <w:pPr>
        <w:ind w:firstLine="0"/>
        <w:jc w:val="left"/>
        <w:rPr>
          <w:color w:val="000000" w:themeColor="text1"/>
        </w:rPr>
      </w:pPr>
      <w:r w:rsidRPr="002F706D">
        <w:rPr>
          <w:noProof/>
          <w:lang w:eastAsia="ru-RU"/>
        </w:rPr>
        <w:drawing>
          <wp:inline distT="0" distB="0" distL="0" distR="0" wp14:anchorId="3013F351" wp14:editId="56604C96">
            <wp:extent cx="8965356" cy="4482678"/>
            <wp:effectExtent l="0" t="6668" r="953" b="95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971826" cy="4485913"/>
                    </a:xfrm>
                    <a:prstGeom prst="rect">
                      <a:avLst/>
                    </a:prstGeom>
                  </pic:spPr>
                </pic:pic>
              </a:graphicData>
            </a:graphic>
          </wp:inline>
        </w:drawing>
      </w:r>
      <w:r>
        <w:br w:type="page"/>
      </w:r>
    </w:p>
    <w:tbl>
      <w:tblPr>
        <w:tblStyle w:val="af9"/>
        <w:tblpPr w:leftFromText="180" w:rightFromText="180" w:vertAnchor="page" w:horzAnchor="margin" w:tblpXSpec="right" w:tblpY="1240"/>
        <w:tblW w:w="0" w:type="auto"/>
        <w:tblLook w:val="04A0" w:firstRow="1" w:lastRow="0" w:firstColumn="1" w:lastColumn="0" w:noHBand="0" w:noVBand="1"/>
      </w:tblPr>
      <w:tblGrid>
        <w:gridCol w:w="1254"/>
      </w:tblGrid>
      <w:tr w:rsidR="002F706D" w14:paraId="6A09C5F7" w14:textId="77777777" w:rsidTr="002F706D">
        <w:trPr>
          <w:cantSplit/>
          <w:trHeight w:val="14034"/>
        </w:trPr>
        <w:tc>
          <w:tcPr>
            <w:tcW w:w="1254" w:type="dxa"/>
            <w:tcBorders>
              <w:top w:val="nil"/>
              <w:left w:val="nil"/>
              <w:bottom w:val="nil"/>
              <w:right w:val="nil"/>
            </w:tcBorders>
            <w:textDirection w:val="btLr"/>
            <w:hideMark/>
          </w:tcPr>
          <w:p w14:paraId="047DD2B9" w14:textId="6C9BC8DA" w:rsidR="002F706D" w:rsidRDefault="002F706D" w:rsidP="002F706D">
            <w:pPr>
              <w:ind w:left="113" w:right="113" w:firstLine="0"/>
              <w:jc w:val="center"/>
              <w:rPr>
                <w:b/>
                <w:i/>
              </w:rPr>
            </w:pPr>
            <w:r>
              <w:rPr>
                <w:b/>
                <w:i/>
              </w:rPr>
              <w:lastRenderedPageBreak/>
              <w:t>Рис. 4.</w:t>
            </w:r>
            <w:r>
              <w:rPr>
                <w:b/>
                <w:i/>
                <w:lang w:val="en-US"/>
              </w:rPr>
              <w:t>9</w:t>
            </w:r>
            <w:r>
              <w:rPr>
                <w:b/>
                <w:i/>
              </w:rPr>
              <w:t>. Форма авторизации</w:t>
            </w:r>
          </w:p>
        </w:tc>
      </w:tr>
    </w:tbl>
    <w:p w14:paraId="48918FE7" w14:textId="77777777" w:rsidR="002F706D" w:rsidRDefault="002F706D" w:rsidP="002F706D">
      <w:pPr>
        <w:ind w:firstLine="0"/>
        <w:jc w:val="left"/>
      </w:pPr>
    </w:p>
    <w:p w14:paraId="6EB0DD2E" w14:textId="77777777" w:rsidR="002F706D" w:rsidRDefault="002F706D" w:rsidP="002F706D">
      <w:pPr>
        <w:ind w:firstLine="0"/>
        <w:jc w:val="left"/>
      </w:pPr>
    </w:p>
    <w:p w14:paraId="27B88AA7" w14:textId="5828F61C" w:rsidR="002F706D" w:rsidRDefault="002F706D" w:rsidP="005258C7">
      <w:pPr>
        <w:ind w:firstLine="0"/>
        <w:jc w:val="left"/>
        <w:rPr>
          <w:color w:val="000000" w:themeColor="text1"/>
        </w:rPr>
      </w:pPr>
      <w:r w:rsidRPr="002F706D">
        <w:rPr>
          <w:noProof/>
          <w:lang w:eastAsia="ru-RU"/>
        </w:rPr>
        <w:drawing>
          <wp:inline distT="0" distB="0" distL="0" distR="0" wp14:anchorId="49A8195D" wp14:editId="2F1865EF">
            <wp:extent cx="7720308" cy="5048879"/>
            <wp:effectExtent l="2223"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727433" cy="5053539"/>
                    </a:xfrm>
                    <a:prstGeom prst="rect">
                      <a:avLst/>
                    </a:prstGeom>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602FD8D7" w14:textId="77777777" w:rsidTr="005258C7">
        <w:trPr>
          <w:cantSplit/>
          <w:trHeight w:val="14034"/>
        </w:trPr>
        <w:tc>
          <w:tcPr>
            <w:tcW w:w="1254" w:type="dxa"/>
            <w:tcBorders>
              <w:top w:val="nil"/>
              <w:left w:val="nil"/>
              <w:bottom w:val="nil"/>
              <w:right w:val="nil"/>
            </w:tcBorders>
            <w:textDirection w:val="btLr"/>
          </w:tcPr>
          <w:p w14:paraId="0E0A52D3" w14:textId="0F662634" w:rsidR="005258C7" w:rsidRDefault="005258C7" w:rsidP="00B51F88">
            <w:pPr>
              <w:pStyle w:val="af0"/>
              <w:jc w:val="center"/>
            </w:pPr>
            <w:r>
              <w:lastRenderedPageBreak/>
              <w:t xml:space="preserve">Рис. </w:t>
            </w:r>
            <w:r w:rsidR="00B51F88">
              <w:t>4.</w:t>
            </w:r>
            <w:r w:rsidR="002F706D" w:rsidRPr="009873F2">
              <w:t>10</w:t>
            </w:r>
            <w:r w:rsidR="00B51F88">
              <w:t>.</w:t>
            </w:r>
            <w:r>
              <w:t xml:space="preserve"> Страница с доступными сервисами доставки</w:t>
            </w:r>
          </w:p>
          <w:p w14:paraId="3D1816CF" w14:textId="77777777" w:rsidR="005258C7" w:rsidRDefault="005258C7">
            <w:pPr>
              <w:ind w:left="113" w:right="113" w:firstLine="0"/>
              <w:jc w:val="center"/>
              <w:rPr>
                <w:b/>
                <w:i/>
              </w:rPr>
            </w:pPr>
          </w:p>
        </w:tc>
      </w:tr>
    </w:tbl>
    <w:p w14:paraId="269EA18C" w14:textId="1BD69482" w:rsidR="005258C7" w:rsidRDefault="005258C7" w:rsidP="005258C7">
      <w:pPr>
        <w:ind w:firstLine="0"/>
        <w:jc w:val="left"/>
        <w:rPr>
          <w:color w:val="000000" w:themeColor="text1"/>
        </w:rPr>
      </w:pPr>
      <w:r>
        <w:rPr>
          <w:noProof/>
          <w:lang w:eastAsia="ru-RU"/>
        </w:rPr>
        <w:drawing>
          <wp:inline distT="0" distB="0" distL="0" distR="0" wp14:anchorId="17F7CB6F" wp14:editId="46C8AE61">
            <wp:extent cx="9179560" cy="5165725"/>
            <wp:effectExtent l="6667" t="0" r="9208" b="9207"/>
            <wp:docPr id="49" name="Рисунок 49"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sun9-43.userapi.com/impf/EF-YDqGcNC-8Y3_ceRy5AyUxo2a_kBDIRxxxFA/y4DPLsnq1F0.jpg?size=1920x1080&amp;quality=96&amp;sign=1601e1aee09b38276f43c40101c89608&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179560" cy="5165725"/>
                    </a:xfrm>
                    <a:prstGeom prst="rect">
                      <a:avLst/>
                    </a:prstGeom>
                    <a:noFill/>
                    <a:ln>
                      <a:noFill/>
                    </a:ln>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0A58D172" w14:textId="77777777" w:rsidTr="005258C7">
        <w:trPr>
          <w:cantSplit/>
          <w:trHeight w:val="14034"/>
        </w:trPr>
        <w:tc>
          <w:tcPr>
            <w:tcW w:w="1254" w:type="dxa"/>
            <w:tcBorders>
              <w:top w:val="nil"/>
              <w:left w:val="nil"/>
              <w:bottom w:val="nil"/>
              <w:right w:val="nil"/>
            </w:tcBorders>
            <w:textDirection w:val="btLr"/>
            <w:hideMark/>
          </w:tcPr>
          <w:p w14:paraId="2EA851DA" w14:textId="0965F993" w:rsidR="005258C7" w:rsidRDefault="005258C7" w:rsidP="002F706D">
            <w:pPr>
              <w:pStyle w:val="af0"/>
              <w:jc w:val="center"/>
            </w:pPr>
            <w:r>
              <w:lastRenderedPageBreak/>
              <w:t xml:space="preserve">Рис. </w:t>
            </w:r>
            <w:r w:rsidR="00B51F88">
              <w:t>4.1</w:t>
            </w:r>
            <w:r w:rsidR="002F706D">
              <w:rPr>
                <w:lang w:val="en-US"/>
              </w:rPr>
              <w:t>1</w:t>
            </w:r>
            <w:r w:rsidR="00B51F88">
              <w:t>.</w:t>
            </w:r>
            <w:r>
              <w:t xml:space="preserve"> Журнал сообщений</w:t>
            </w:r>
          </w:p>
        </w:tc>
      </w:tr>
    </w:tbl>
    <w:p w14:paraId="06BBEE56" w14:textId="77777777" w:rsidR="005D56B1" w:rsidRDefault="005258C7" w:rsidP="00B51F88">
      <w:pPr>
        <w:ind w:firstLine="0"/>
        <w:jc w:val="left"/>
      </w:pPr>
      <w:r>
        <w:rPr>
          <w:noProof/>
          <w:lang w:eastAsia="ru-RU"/>
        </w:rPr>
        <w:drawing>
          <wp:inline distT="0" distB="0" distL="0" distR="0" wp14:anchorId="18442E6E" wp14:editId="6FCFA482">
            <wp:extent cx="9179560" cy="5177790"/>
            <wp:effectExtent l="635" t="0" r="3175" b="3175"/>
            <wp:docPr id="31" name="Рисунок 31"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un9-24.userapi.com/impf/_cTTIFM5-ngoKQDHorVZbFbAbzFndd81pyIIgQ/OqYQogk_Efc.jpg?size=1920x1080&amp;quality=96&amp;sign=8711576a914db791849d53b4953f09bc&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9179560" cy="5177790"/>
                    </a:xfrm>
                    <a:prstGeom prst="rect">
                      <a:avLst/>
                    </a:prstGeom>
                    <a:noFill/>
                    <a:ln>
                      <a:noFill/>
                    </a:ln>
                  </pic:spPr>
                </pic:pic>
              </a:graphicData>
            </a:graphic>
          </wp:inline>
        </w:drawing>
      </w:r>
    </w:p>
    <w:p w14:paraId="14FC85A7" w14:textId="3888C2E4" w:rsidR="005258C7" w:rsidRDefault="005D56B1" w:rsidP="005D56B1">
      <w:pPr>
        <w:pStyle w:val="2"/>
      </w:pPr>
      <w:bookmarkStart w:id="178" w:name="_Toc73879678"/>
      <w:bookmarkStart w:id="179" w:name="_Toc74085162"/>
      <w:r>
        <w:lastRenderedPageBreak/>
        <w:t>Проектирование системы балансировки нагрузки</w:t>
      </w:r>
      <w:bookmarkEnd w:id="178"/>
      <w:bookmarkEnd w:id="179"/>
    </w:p>
    <w:p w14:paraId="73608506" w14:textId="52530513" w:rsidR="005D56B1" w:rsidRDefault="005D56B1" w:rsidP="005D56B1">
      <w:pPr>
        <w:pStyle w:val="aff0"/>
      </w:pPr>
      <w:r>
        <w:t>В случае, когда на сервер одновременно поступает большое количество запросов, время обработки запросов закономерно вырастает, что делает использование программного комплекса менее удобным. Чтобы избежать этой проблемы, можно использовать несколько идентичных серверов и распределять по ним поступающие запросы по определенному правилу.</w:t>
      </w:r>
    </w:p>
    <w:p w14:paraId="55F67DD2" w14:textId="16EEF0D7" w:rsidR="005D56B1" w:rsidRDefault="005D56B1" w:rsidP="005D56B1">
      <w:pPr>
        <w:pStyle w:val="aff0"/>
      </w:pPr>
      <w:r>
        <w:t>В таком случае один из серверов отвечает за прием запросов от пользователей и перенаправление запросов подходящим серверам для обработки</w:t>
      </w:r>
      <w:r w:rsidR="00E4604B">
        <w:t> (распределительный сервер)</w:t>
      </w:r>
      <w:r>
        <w:t>.</w:t>
      </w:r>
    </w:p>
    <w:p w14:paraId="7052257A" w14:textId="4C985D13" w:rsidR="00E4604B" w:rsidRDefault="00E4604B" w:rsidP="00E4604B">
      <w:pPr>
        <w:pStyle w:val="aff0"/>
      </w:pPr>
      <w:r>
        <w:t>Сервера, обрабатывающие запросы, принимают запрос от распределительного сервера, обрабатывают полученный запрос и возвращают ответ распределительному серверу. А тот в свою очередь возвращает полученный ответ пользователю.</w:t>
      </w:r>
    </w:p>
    <w:p w14:paraId="754C2DBC" w14:textId="32E1F995" w:rsidR="00E4604B" w:rsidRDefault="00E4604B" w:rsidP="00E4604B">
      <w:pPr>
        <w:pStyle w:val="aff0"/>
      </w:pPr>
      <w:r>
        <w:t>Распределительный сервер выбирает, какому из серверов передать запрос на обработку по определенному алгоритму. Рассмотрим несколько доступных алгоритмов балансировки нагрузки.</w:t>
      </w:r>
    </w:p>
    <w:p w14:paraId="22309FF9" w14:textId="5A7E28B1" w:rsidR="00E4604B" w:rsidRDefault="00E4604B" w:rsidP="00E4604B">
      <w:pPr>
        <w:pStyle w:val="aff0"/>
      </w:pPr>
      <w:r>
        <w:rPr>
          <w:lang w:val="en-US"/>
        </w:rPr>
        <w:t>Round</w:t>
      </w:r>
      <w:r w:rsidRPr="00E4604B">
        <w:t xml:space="preserve"> </w:t>
      </w:r>
      <w:r>
        <w:rPr>
          <w:lang w:val="en-US"/>
        </w:rPr>
        <w:t>Robin</w:t>
      </w:r>
      <w:r w:rsidRPr="00E4604B">
        <w:t xml:space="preserve">. </w:t>
      </w:r>
      <w:r>
        <w:t>Самый простой алгоритм, при котором поступающие запросы распределяются по серверам поочередно и циклически. Таким образом, каждый сервер будет обрабатывать равное количество запросов. Возможна ситуация, когда один сервер получит ряд очень простых запросов, и его ресурсы будут простаивать, а другой сервер получит такое же количество очень длительных запросов, из-за чего будет перегружен.</w:t>
      </w:r>
    </w:p>
    <w:p w14:paraId="34EBE8BD" w14:textId="70BCF085" w:rsidR="00E4604B" w:rsidRDefault="00E4604B" w:rsidP="00E4604B">
      <w:pPr>
        <w:pStyle w:val="aff0"/>
      </w:pPr>
      <w:r>
        <w:rPr>
          <w:lang w:val="en-US"/>
        </w:rPr>
        <w:t>Weighted</w:t>
      </w:r>
      <w:r w:rsidRPr="00E4604B">
        <w:t xml:space="preserve"> </w:t>
      </w:r>
      <w:r>
        <w:rPr>
          <w:lang w:val="en-US"/>
        </w:rPr>
        <w:t>Round</w:t>
      </w:r>
      <w:r w:rsidRPr="00E4604B">
        <w:t xml:space="preserve"> </w:t>
      </w:r>
      <w:r>
        <w:rPr>
          <w:lang w:val="en-US"/>
        </w:rPr>
        <w:t>Robin</w:t>
      </w:r>
      <w:r w:rsidRPr="00E4604B">
        <w:t xml:space="preserve">. </w:t>
      </w:r>
      <w:r>
        <w:t>Модификация предыдущего алгоритма, в которой каждому обрабатывающему запросы серверу присваивается какой-то удельный вес. И распределительный сервер передает запросы серверам пропорционально их весам.</w:t>
      </w:r>
    </w:p>
    <w:p w14:paraId="1B642258" w14:textId="0449D12A" w:rsidR="00E4604B" w:rsidRDefault="00E4604B" w:rsidP="00E4604B">
      <w:pPr>
        <w:pStyle w:val="aff0"/>
      </w:pPr>
      <w:r>
        <w:rPr>
          <w:lang w:val="en-US"/>
        </w:rPr>
        <w:t>Least</w:t>
      </w:r>
      <w:r w:rsidRPr="00E4604B">
        <w:t xml:space="preserve"> </w:t>
      </w:r>
      <w:r>
        <w:rPr>
          <w:lang w:val="en-US"/>
        </w:rPr>
        <w:t>Connections</w:t>
      </w:r>
      <w:r w:rsidRPr="00E4604B">
        <w:t xml:space="preserve">. </w:t>
      </w:r>
      <w:r>
        <w:t>Алгоритм балансировки, при котором распределительный сервер передает очередной запрос тому серверу, на который в данный момент времени назначено наименьшее число запросов.</w:t>
      </w:r>
    </w:p>
    <w:p w14:paraId="1EE9E644" w14:textId="4CC281CD" w:rsidR="00E4604B" w:rsidRDefault="00E4604B" w:rsidP="00E4604B">
      <w:pPr>
        <w:pStyle w:val="aff0"/>
      </w:pPr>
      <w:r>
        <w:lastRenderedPageBreak/>
        <w:t>В целях улучшения гибкости и конфигурируемости в разрабатываемом программном комплексе возможно переключение между тремя описанными выше алгоритмами.</w:t>
      </w:r>
    </w:p>
    <w:p w14:paraId="5CFA6246" w14:textId="5CEE2071" w:rsidR="008C3258" w:rsidRDefault="008C3258" w:rsidP="00E4604B">
      <w:pPr>
        <w:pStyle w:val="aff0"/>
      </w:pPr>
      <w:r>
        <w:t>Схема взаимодействия серверов представлена на рис. 4.12.</w:t>
      </w:r>
    </w:p>
    <w:p w14:paraId="42B348E8" w14:textId="77777777" w:rsidR="008C3258" w:rsidRDefault="008C3258" w:rsidP="008C3258">
      <w:pPr>
        <w:pStyle w:val="aff0"/>
        <w:keepNext/>
        <w:ind w:firstLine="0"/>
      </w:pPr>
      <w:r w:rsidRPr="008C3258">
        <w:rPr>
          <w:noProof/>
        </w:rPr>
        <w:drawing>
          <wp:inline distT="0" distB="0" distL="0" distR="0" wp14:anchorId="140F5290" wp14:editId="5DE92F4C">
            <wp:extent cx="6063615" cy="2574290"/>
            <wp:effectExtent l="0" t="0" r="0" b="0"/>
            <wp:docPr id="5" name="Рисунок 5" descr="D:\Eugene\Дипломная работа\MessageDeliveryService\Балансировка нагрузки\Схема взаимодействия серв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ugene\Дипломная работа\MessageDeliveryService\Балансировка нагрузки\Схема взаимодействия серверов.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3615" cy="2574290"/>
                    </a:xfrm>
                    <a:prstGeom prst="rect">
                      <a:avLst/>
                    </a:prstGeom>
                    <a:noFill/>
                    <a:ln>
                      <a:noFill/>
                    </a:ln>
                  </pic:spPr>
                </pic:pic>
              </a:graphicData>
            </a:graphic>
          </wp:inline>
        </w:drawing>
      </w:r>
    </w:p>
    <w:p w14:paraId="365F77BA" w14:textId="27A21413" w:rsidR="008C3258" w:rsidRPr="00E4604B" w:rsidRDefault="008C3258" w:rsidP="008C3258">
      <w:pPr>
        <w:pStyle w:val="af0"/>
        <w:jc w:val="center"/>
      </w:pPr>
      <w:r>
        <w:t>Рис. 4.12. Схема взаимодействия серверов</w:t>
      </w:r>
    </w:p>
    <w:p w14:paraId="2D8AB770" w14:textId="751400A2" w:rsidR="00C85617" w:rsidRDefault="00C85617" w:rsidP="0092282C">
      <w:pPr>
        <w:pStyle w:val="1"/>
      </w:pPr>
      <w:bookmarkStart w:id="180" w:name="_Toc74085163"/>
      <w:r>
        <w:lastRenderedPageBreak/>
        <w:t xml:space="preserve">ТЕСТИРОВАНИЕ ПРОГРАММНОГО </w:t>
      </w:r>
      <w:r w:rsidR="004123E7">
        <w:t>КОМПЛЕКСА</w:t>
      </w:r>
      <w:bookmarkEnd w:id="180"/>
    </w:p>
    <w:p w14:paraId="05D0F4AB" w14:textId="77777777" w:rsidR="005F7E37" w:rsidRDefault="005F7E37" w:rsidP="005F7E37">
      <w:r>
        <w:t>Для проверки корректности разработанного программного комплекса планируется проведение следующих видов тестирования:</w:t>
      </w:r>
    </w:p>
    <w:p w14:paraId="4C7374D9" w14:textId="77777777" w:rsidR="005F7E37" w:rsidRDefault="005F7E37" w:rsidP="00F61418">
      <w:pPr>
        <w:pStyle w:val="a0"/>
        <w:numPr>
          <w:ilvl w:val="2"/>
          <w:numId w:val="3"/>
        </w:numPr>
        <w:ind w:left="1078" w:hanging="369"/>
      </w:pPr>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p>
    <w:p w14:paraId="36341328" w14:textId="77777777" w:rsidR="005F7E37" w:rsidRDefault="005F7E37" w:rsidP="00F61418">
      <w:pPr>
        <w:pStyle w:val="a0"/>
        <w:numPr>
          <w:ilvl w:val="2"/>
          <w:numId w:val="3"/>
        </w:numPr>
        <w:ind w:left="1078" w:hanging="369"/>
      </w:pPr>
      <w:r>
        <w:t>модульное тестирование;</w:t>
      </w:r>
    </w:p>
    <w:p w14:paraId="28832EC3" w14:textId="4585B9C2" w:rsidR="005F7E37" w:rsidRDefault="005F7E37" w:rsidP="00F61418">
      <w:pPr>
        <w:pStyle w:val="a0"/>
        <w:numPr>
          <w:ilvl w:val="2"/>
          <w:numId w:val="3"/>
        </w:numPr>
        <w:ind w:left="1078" w:hanging="369"/>
      </w:pPr>
      <w:r>
        <w:t>кроссбраузерное тестирование интерфейсов пользовательской части.</w:t>
      </w:r>
    </w:p>
    <w:p w14:paraId="4BA5CA41" w14:textId="4390996D" w:rsidR="005F7E37" w:rsidRDefault="005F7E37" w:rsidP="005F7E37">
      <w:pPr>
        <w:pStyle w:val="2"/>
      </w:pPr>
      <w:bookmarkStart w:id="181" w:name="_Toc73469588"/>
      <w:bookmarkStart w:id="182" w:name="_Toc73879679"/>
      <w:bookmarkStart w:id="183" w:name="_Toc74085164"/>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bookmarkEnd w:id="181"/>
      <w:bookmarkEnd w:id="182"/>
      <w:bookmarkEnd w:id="183"/>
    </w:p>
    <w:p w14:paraId="324CEA2B" w14:textId="75475E91" w:rsidR="005F7E37" w:rsidRDefault="005F7E37" w:rsidP="005F7E37">
      <w:r>
        <w:t>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00564CA4">
        <w:fldChar w:fldCharType="begin"/>
      </w:r>
      <w:r w:rsidR="00564CA4">
        <w:instrText xml:space="preserve"> REF _Ref72687001 \r \h </w:instrText>
      </w:r>
      <w:r w:rsidR="00564CA4">
        <w:fldChar w:fldCharType="separate"/>
      </w:r>
      <w:r w:rsidR="00B15ECC">
        <w:t>12</w:t>
      </w:r>
      <w:r w:rsidR="00564CA4">
        <w:fldChar w:fldCharType="end"/>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BC04332" w14:textId="77777777" w:rsidR="005F7E37" w:rsidRDefault="005F7E37" w:rsidP="005F7E37">
      <w:r>
        <w:t xml:space="preserve">В рамках данного тестирования будут проверены следующие контроллеры </w:t>
      </w:r>
      <w:r>
        <w:rPr>
          <w:lang w:val="en-US"/>
        </w:rPr>
        <w:t>WEB</w:t>
      </w:r>
      <w:r w:rsidRPr="005F7E37">
        <w:t xml:space="preserve"> </w:t>
      </w:r>
      <w:r>
        <w:rPr>
          <w:lang w:val="en-US"/>
        </w:rPr>
        <w:t>API</w:t>
      </w:r>
      <w:r>
        <w:t>:</w:t>
      </w:r>
    </w:p>
    <w:p w14:paraId="0C1F5197" w14:textId="269B610B" w:rsidR="005F7E37" w:rsidRDefault="005F7E37" w:rsidP="00E87833">
      <w:pPr>
        <w:pStyle w:val="a0"/>
        <w:numPr>
          <w:ilvl w:val="0"/>
          <w:numId w:val="33"/>
        </w:numPr>
        <w:rPr>
          <w:lang w:val="en-US"/>
        </w:rPr>
      </w:pPr>
      <w:r>
        <w:rPr>
          <w:lang w:val="en-US"/>
        </w:rPr>
        <w:t>MessagesController;</w:t>
      </w:r>
    </w:p>
    <w:p w14:paraId="008DEE2D" w14:textId="21845ABE" w:rsidR="005F7E37" w:rsidRDefault="005F7E37" w:rsidP="00E87833">
      <w:pPr>
        <w:pStyle w:val="a0"/>
        <w:numPr>
          <w:ilvl w:val="0"/>
          <w:numId w:val="33"/>
        </w:numPr>
        <w:rPr>
          <w:lang w:val="en-US"/>
        </w:rPr>
      </w:pPr>
      <w:r>
        <w:rPr>
          <w:lang w:val="en-US"/>
        </w:rPr>
        <w:t>UsersController</w:t>
      </w:r>
      <w:r w:rsidRPr="005F7E37">
        <w:rPr>
          <w:lang w:val="en-US"/>
        </w:rPr>
        <w:t>;</w:t>
      </w:r>
    </w:p>
    <w:p w14:paraId="14C08511" w14:textId="56BA2615" w:rsidR="005F7E37" w:rsidRPr="005F7E37" w:rsidRDefault="005F7E37" w:rsidP="00E87833">
      <w:pPr>
        <w:pStyle w:val="a0"/>
        <w:numPr>
          <w:ilvl w:val="0"/>
          <w:numId w:val="33"/>
        </w:numPr>
        <w:rPr>
          <w:lang w:val="en-US"/>
        </w:rPr>
      </w:pPr>
      <w:r w:rsidRPr="005F7E37">
        <w:rPr>
          <w:lang w:val="en-US"/>
        </w:rPr>
        <w:t>ContactsController;</w:t>
      </w:r>
    </w:p>
    <w:p w14:paraId="38BDA39C" w14:textId="1EF1A442" w:rsidR="005F7E37" w:rsidRDefault="005F7E37" w:rsidP="00F61418">
      <w:pPr>
        <w:pStyle w:val="a0"/>
        <w:numPr>
          <w:ilvl w:val="0"/>
          <w:numId w:val="3"/>
        </w:numPr>
        <w:rPr>
          <w:lang w:val="en-US"/>
        </w:rPr>
      </w:pPr>
      <w:r>
        <w:rPr>
          <w:lang w:val="en-US"/>
        </w:rPr>
        <w:t>DeliveryQueuesController;</w:t>
      </w:r>
    </w:p>
    <w:p w14:paraId="24A458B3" w14:textId="12363E56" w:rsidR="005F7E37" w:rsidRDefault="005F7E37" w:rsidP="00F61418">
      <w:pPr>
        <w:pStyle w:val="a0"/>
        <w:numPr>
          <w:ilvl w:val="0"/>
          <w:numId w:val="3"/>
        </w:numPr>
        <w:rPr>
          <w:lang w:val="en-US"/>
        </w:rPr>
      </w:pPr>
      <w:r>
        <w:rPr>
          <w:lang w:val="en-US"/>
        </w:rPr>
        <w:t>AttachedFilesController;</w:t>
      </w:r>
    </w:p>
    <w:p w14:paraId="01A61156" w14:textId="5B381EFC" w:rsidR="005F7E37" w:rsidRDefault="005F7E37" w:rsidP="00F61418">
      <w:pPr>
        <w:pStyle w:val="a0"/>
        <w:numPr>
          <w:ilvl w:val="0"/>
          <w:numId w:val="3"/>
        </w:numPr>
      </w:pPr>
      <w:r>
        <w:rPr>
          <w:lang w:val="en-US"/>
        </w:rPr>
        <w:t>AuthController.</w:t>
      </w:r>
    </w:p>
    <w:p w14:paraId="5AF3CA29" w14:textId="2C19DCC0" w:rsidR="005F7E37" w:rsidRDefault="005F7E37" w:rsidP="005F7E37">
      <w:r>
        <w:t xml:space="preserve">Пример тестов представлены в таблице </w:t>
      </w:r>
      <w:r w:rsidR="005258C7" w:rsidRPr="005258C7">
        <w:t>5</w:t>
      </w:r>
      <w:r>
        <w:t>.1.</w:t>
      </w:r>
      <w:r>
        <w:br w:type="page"/>
      </w:r>
    </w:p>
    <w:p w14:paraId="559F7065" w14:textId="2B2C602D" w:rsidR="005F7E37" w:rsidRDefault="005F7E37" w:rsidP="005F7E37">
      <w:pPr>
        <w:jc w:val="right"/>
        <w:rPr>
          <w:b/>
        </w:rPr>
      </w:pPr>
      <w:r>
        <w:rPr>
          <w:b/>
        </w:rPr>
        <w:lastRenderedPageBreak/>
        <w:t xml:space="preserve">Таблица </w:t>
      </w:r>
      <w:r w:rsidR="005258C7" w:rsidRPr="00216C09">
        <w:rPr>
          <w:b/>
        </w:rPr>
        <w:t>5</w:t>
      </w:r>
      <w:r>
        <w:rPr>
          <w:b/>
        </w:rPr>
        <w:t>.1.</w:t>
      </w:r>
    </w:p>
    <w:p w14:paraId="60A7AE67" w14:textId="77777777" w:rsidR="005F7E37" w:rsidRDefault="005F7E37" w:rsidP="005F7E37">
      <w:pPr>
        <w:pStyle w:val="affffff4"/>
      </w:pPr>
      <w:r>
        <w:t>Тесты для тестирования методом черного ящика</w:t>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59B71792"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1BDA8BD9"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33C2EC" w14:textId="77777777" w:rsidR="005F7E37" w:rsidRDefault="005F7E37">
            <w:pPr>
              <w:ind w:firstLine="0"/>
              <w:jc w:val="center"/>
              <w:rPr>
                <w:b/>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1EC9AF54" w14:textId="77777777" w:rsidR="005F7E37" w:rsidRDefault="005F7E37">
            <w:pPr>
              <w:ind w:firstLine="0"/>
              <w:jc w:val="center"/>
              <w:rPr>
                <w:b/>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A57E9F4" w14:textId="77777777" w:rsidR="005F7E37" w:rsidRDefault="005F7E37">
            <w:pPr>
              <w:ind w:firstLine="0"/>
              <w:jc w:val="center"/>
              <w:rPr>
                <w:b/>
              </w:rPr>
            </w:pPr>
            <w:r>
              <w:rPr>
                <w:b/>
              </w:rPr>
              <w:t>Соответствие полученного результата ожидаемому</w:t>
            </w:r>
          </w:p>
        </w:tc>
      </w:tr>
      <w:tr w:rsidR="005F7E37" w14:paraId="438BC7F3"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60102563" w14:textId="77777777" w:rsidR="005F7E37" w:rsidRDefault="005F7E37">
            <w:pPr>
              <w:ind w:firstLine="0"/>
              <w:jc w:val="center"/>
            </w:pPr>
            <w:r>
              <w:t>1</w:t>
            </w:r>
          </w:p>
        </w:tc>
        <w:tc>
          <w:tcPr>
            <w:tcW w:w="1559" w:type="dxa"/>
            <w:tcBorders>
              <w:top w:val="single" w:sz="4" w:space="0" w:color="auto"/>
              <w:left w:val="single" w:sz="4" w:space="0" w:color="auto"/>
              <w:bottom w:val="single" w:sz="4" w:space="0" w:color="auto"/>
              <w:right w:val="single" w:sz="4" w:space="0" w:color="auto"/>
            </w:tcBorders>
            <w:hideMark/>
          </w:tcPr>
          <w:p w14:paraId="66772FA3" w14:textId="77777777" w:rsidR="005F7E37" w:rsidRDefault="005F7E37">
            <w:pPr>
              <w:ind w:firstLine="0"/>
              <w:jc w:val="center"/>
              <w:rPr>
                <w:lang w:val="en-US"/>
              </w:rPr>
            </w:pPr>
            <w:r>
              <w:t xml:space="preserve">Запрос: </w:t>
            </w:r>
            <w:r>
              <w:rPr>
                <w:lang w:val="en-US"/>
              </w:rPr>
              <w:t>GET https://localhost:44306/api/messages/list HTTP/1.1</w:t>
            </w:r>
          </w:p>
        </w:tc>
        <w:tc>
          <w:tcPr>
            <w:tcW w:w="4819" w:type="dxa"/>
            <w:tcBorders>
              <w:top w:val="single" w:sz="4" w:space="0" w:color="auto"/>
              <w:left w:val="single" w:sz="4" w:space="0" w:color="auto"/>
              <w:bottom w:val="single" w:sz="4" w:space="0" w:color="auto"/>
              <w:right w:val="single" w:sz="4" w:space="0" w:color="auto"/>
            </w:tcBorders>
            <w:hideMark/>
          </w:tcPr>
          <w:p w14:paraId="056B76E8" w14:textId="77777777" w:rsidR="005F7E37" w:rsidRDefault="005F7E37">
            <w:pPr>
              <w:spacing w:line="240" w:lineRule="auto"/>
              <w:ind w:firstLine="0"/>
              <w:jc w:val="left"/>
              <w:rPr>
                <w:sz w:val="24"/>
                <w:lang w:val="en-US"/>
              </w:rPr>
            </w:pPr>
            <w:r>
              <w:rPr>
                <w:sz w:val="24"/>
                <w:lang w:val="en-US"/>
              </w:rPr>
              <w:t>{</w:t>
            </w:r>
          </w:p>
          <w:p w14:paraId="06BD4AF9" w14:textId="77777777" w:rsidR="005F7E37" w:rsidRDefault="005F7E37">
            <w:pPr>
              <w:spacing w:line="240" w:lineRule="auto"/>
              <w:ind w:firstLine="0"/>
              <w:jc w:val="left"/>
              <w:rPr>
                <w:sz w:val="24"/>
                <w:lang w:val="en-US"/>
              </w:rPr>
            </w:pPr>
            <w:r>
              <w:rPr>
                <w:sz w:val="24"/>
                <w:lang w:val="en-US"/>
              </w:rPr>
              <w:t xml:space="preserve">      "attachedFiles": null,</w:t>
            </w:r>
          </w:p>
          <w:p w14:paraId="26F1D7C6" w14:textId="77777777" w:rsidR="005F7E37" w:rsidRDefault="005F7E37">
            <w:pPr>
              <w:spacing w:line="240" w:lineRule="auto"/>
              <w:ind w:firstLine="0"/>
              <w:jc w:val="left"/>
              <w:rPr>
                <w:sz w:val="24"/>
                <w:lang w:val="en-US"/>
              </w:rPr>
            </w:pPr>
            <w:r>
              <w:rPr>
                <w:sz w:val="24"/>
                <w:lang w:val="en-US"/>
              </w:rPr>
              <w:t xml:space="preserve">      "deliveryQueue": {</w:t>
            </w:r>
          </w:p>
          <w:p w14:paraId="26EF8BF1" w14:textId="77777777" w:rsidR="005F7E37" w:rsidRDefault="005F7E37">
            <w:pPr>
              <w:spacing w:line="240" w:lineRule="auto"/>
              <w:ind w:firstLine="0"/>
              <w:jc w:val="left"/>
              <w:rPr>
                <w:sz w:val="24"/>
                <w:lang w:val="en-US"/>
              </w:rPr>
            </w:pPr>
            <w:r>
              <w:rPr>
                <w:sz w:val="24"/>
                <w:lang w:val="en-US"/>
              </w:rPr>
              <w:t xml:space="preserve">        "deliveryQueueId": 2,</w:t>
            </w:r>
          </w:p>
          <w:p w14:paraId="4ED85B31" w14:textId="77777777" w:rsidR="005F7E37" w:rsidRDefault="005F7E37">
            <w:pPr>
              <w:spacing w:line="240" w:lineRule="auto"/>
              <w:ind w:firstLine="0"/>
              <w:jc w:val="left"/>
              <w:rPr>
                <w:sz w:val="24"/>
                <w:lang w:val="en-US"/>
              </w:rPr>
            </w:pPr>
            <w:r>
              <w:rPr>
                <w:sz w:val="24"/>
                <w:lang w:val="en-US"/>
              </w:rPr>
              <w:t xml:space="preserve">        "sendingIntervalSec": 40</w:t>
            </w:r>
          </w:p>
          <w:p w14:paraId="5D2F3AF2" w14:textId="77777777" w:rsidR="005F7E37" w:rsidRDefault="005F7E37">
            <w:pPr>
              <w:spacing w:line="240" w:lineRule="auto"/>
              <w:ind w:firstLine="0"/>
              <w:jc w:val="left"/>
              <w:rPr>
                <w:sz w:val="24"/>
                <w:lang w:val="en-US"/>
              </w:rPr>
            </w:pPr>
            <w:r>
              <w:rPr>
                <w:sz w:val="24"/>
                <w:lang w:val="en-US"/>
              </w:rPr>
              <w:t xml:space="preserve">      },</w:t>
            </w:r>
          </w:p>
          <w:p w14:paraId="77F52F13" w14:textId="77777777" w:rsidR="005F7E37" w:rsidRDefault="005F7E37">
            <w:pPr>
              <w:spacing w:line="240" w:lineRule="auto"/>
              <w:ind w:firstLine="0"/>
              <w:jc w:val="left"/>
              <w:rPr>
                <w:sz w:val="24"/>
                <w:lang w:val="en-US"/>
              </w:rPr>
            </w:pPr>
            <w:r>
              <w:rPr>
                <w:sz w:val="24"/>
                <w:lang w:val="en-US"/>
              </w:rPr>
              <w:t xml:space="preserve">      "chosenDeliveryService": {</w:t>
            </w:r>
          </w:p>
          <w:p w14:paraId="141BF1F4" w14:textId="77777777" w:rsidR="005F7E37" w:rsidRDefault="005F7E37">
            <w:pPr>
              <w:spacing w:line="240" w:lineRule="auto"/>
              <w:ind w:firstLine="0"/>
              <w:jc w:val="left"/>
              <w:rPr>
                <w:sz w:val="24"/>
                <w:lang w:val="en-US"/>
              </w:rPr>
            </w:pPr>
            <w:r>
              <w:rPr>
                <w:sz w:val="24"/>
                <w:lang w:val="en-US"/>
              </w:rPr>
              <w:t xml:space="preserve">        "deliveryServiceId": 3,</w:t>
            </w:r>
          </w:p>
          <w:p w14:paraId="0F1DCF79" w14:textId="77777777" w:rsidR="005F7E37" w:rsidRDefault="005F7E37">
            <w:pPr>
              <w:spacing w:line="240" w:lineRule="auto"/>
              <w:ind w:firstLine="0"/>
              <w:jc w:val="left"/>
              <w:rPr>
                <w:sz w:val="24"/>
                <w:lang w:val="en-US"/>
              </w:rPr>
            </w:pPr>
            <w:r>
              <w:rPr>
                <w:sz w:val="24"/>
                <w:lang w:val="en-US"/>
              </w:rPr>
              <w:t xml:space="preserve">        "deliveryServiceName": "SendGrid",</w:t>
            </w:r>
          </w:p>
          <w:p w14:paraId="05AD006B" w14:textId="77777777" w:rsidR="005F7E37" w:rsidRDefault="005F7E37">
            <w:pPr>
              <w:spacing w:line="240" w:lineRule="auto"/>
              <w:ind w:firstLine="0"/>
              <w:jc w:val="left"/>
              <w:rPr>
                <w:sz w:val="24"/>
                <w:lang w:val="en-US"/>
              </w:rPr>
            </w:pPr>
            <w:r>
              <w:rPr>
                <w:sz w:val="24"/>
                <w:lang w:val="en-US"/>
              </w:rPr>
              <w:t xml:space="preserve">        "standartPriority": 1,</w:t>
            </w:r>
          </w:p>
          <w:p w14:paraId="58F5C9D5" w14:textId="77777777" w:rsidR="005F7E37" w:rsidRDefault="005F7E37">
            <w:pPr>
              <w:spacing w:line="240" w:lineRule="auto"/>
              <w:ind w:firstLine="0"/>
              <w:jc w:val="left"/>
              <w:rPr>
                <w:sz w:val="24"/>
                <w:lang w:val="en-US"/>
              </w:rPr>
            </w:pPr>
            <w:r>
              <w:rPr>
                <w:sz w:val="24"/>
                <w:lang w:val="en-US"/>
              </w:rPr>
              <w:t xml:space="preserve">        "connectionString": "'sendGrid road'"</w:t>
            </w:r>
          </w:p>
          <w:p w14:paraId="684CDCB9" w14:textId="77777777" w:rsidR="005F7E37" w:rsidRDefault="005F7E37">
            <w:pPr>
              <w:spacing w:line="240" w:lineRule="auto"/>
              <w:ind w:firstLine="0"/>
              <w:jc w:val="left"/>
              <w:rPr>
                <w:sz w:val="24"/>
                <w:lang w:val="en-US"/>
              </w:rPr>
            </w:pPr>
            <w:r>
              <w:rPr>
                <w:sz w:val="24"/>
                <w:lang w:val="en-US"/>
              </w:rPr>
              <w:t xml:space="preserve">      },</w:t>
            </w:r>
          </w:p>
          <w:p w14:paraId="67BC9812" w14:textId="77777777" w:rsidR="005F7E37" w:rsidRDefault="005F7E37">
            <w:pPr>
              <w:spacing w:line="240" w:lineRule="auto"/>
              <w:ind w:firstLine="0"/>
              <w:jc w:val="left"/>
              <w:rPr>
                <w:sz w:val="24"/>
                <w:lang w:val="en-US"/>
              </w:rPr>
            </w:pPr>
            <w:r>
              <w:rPr>
                <w:sz w:val="24"/>
                <w:lang w:val="en-US"/>
              </w:rPr>
              <w:t xml:space="preserve">      "usedDeliveryService": null,</w:t>
            </w:r>
          </w:p>
          <w:p w14:paraId="4922D5D6" w14:textId="77777777" w:rsidR="005F7E37" w:rsidRDefault="005F7E37">
            <w:pPr>
              <w:spacing w:line="240" w:lineRule="auto"/>
              <w:ind w:firstLine="0"/>
              <w:jc w:val="left"/>
              <w:rPr>
                <w:sz w:val="24"/>
                <w:lang w:val="en-US"/>
              </w:rPr>
            </w:pPr>
            <w:r>
              <w:rPr>
                <w:sz w:val="24"/>
                <w:lang w:val="en-US"/>
              </w:rPr>
              <w:t xml:space="preserve">      "user": {</w:t>
            </w:r>
          </w:p>
          <w:p w14:paraId="587250C7" w14:textId="77777777" w:rsidR="005F7E37" w:rsidRDefault="005F7E37">
            <w:pPr>
              <w:spacing w:line="240" w:lineRule="auto"/>
              <w:ind w:firstLine="0"/>
              <w:jc w:val="left"/>
              <w:rPr>
                <w:sz w:val="24"/>
                <w:lang w:val="en-US"/>
              </w:rPr>
            </w:pPr>
            <w:r>
              <w:rPr>
                <w:sz w:val="24"/>
                <w:lang w:val="en-US"/>
              </w:rPr>
              <w:t xml:space="preserve">        "userId": 4,</w:t>
            </w:r>
          </w:p>
          <w:p w14:paraId="3491BA8F" w14:textId="77777777" w:rsidR="005F7E37" w:rsidRDefault="005F7E37">
            <w:pPr>
              <w:spacing w:line="240" w:lineRule="auto"/>
              <w:ind w:firstLine="0"/>
              <w:jc w:val="left"/>
              <w:rPr>
                <w:sz w:val="24"/>
                <w:lang w:val="en-US"/>
              </w:rPr>
            </w:pPr>
            <w:r>
              <w:rPr>
                <w:sz w:val="24"/>
                <w:lang w:val="en-US"/>
              </w:rPr>
              <w:t xml:space="preserve">        "userName": "Evgeny Sukharev",</w:t>
            </w:r>
          </w:p>
          <w:p w14:paraId="55AED8BD" w14:textId="77777777" w:rsidR="005F7E37" w:rsidRDefault="005F7E37">
            <w:pPr>
              <w:spacing w:line="240" w:lineRule="auto"/>
              <w:ind w:firstLine="0"/>
              <w:jc w:val="left"/>
              <w:rPr>
                <w:sz w:val="24"/>
                <w:lang w:val="en-US"/>
              </w:rPr>
            </w:pPr>
            <w:r>
              <w:rPr>
                <w:sz w:val="24"/>
                <w:lang w:val="en-US"/>
              </w:rPr>
              <w:t xml:space="preserve">        "email": "r0bari@yandex.ru",</w:t>
            </w:r>
          </w:p>
          <w:p w14:paraId="2FBDADDE" w14:textId="77777777" w:rsidR="005F7E37" w:rsidRDefault="005F7E37">
            <w:pPr>
              <w:spacing w:line="240" w:lineRule="auto"/>
              <w:ind w:firstLine="0"/>
              <w:jc w:val="left"/>
              <w:rPr>
                <w:sz w:val="24"/>
                <w:lang w:val="en-US"/>
              </w:rPr>
            </w:pPr>
            <w:r>
              <w:rPr>
                <w:sz w:val="24"/>
                <w:lang w:val="en-US"/>
              </w:rPr>
              <w:t xml:space="preserve">        "isActive": true,</w:t>
            </w:r>
          </w:p>
          <w:p w14:paraId="1AC3E402" w14:textId="77777777" w:rsidR="005F7E37" w:rsidRDefault="005F7E37">
            <w:pPr>
              <w:spacing w:line="240" w:lineRule="auto"/>
              <w:ind w:firstLine="0"/>
              <w:jc w:val="left"/>
              <w:rPr>
                <w:sz w:val="24"/>
                <w:lang w:val="en-US"/>
              </w:rPr>
            </w:pPr>
            <w:r>
              <w:rPr>
                <w:sz w:val="24"/>
                <w:lang w:val="en-US"/>
              </w:rPr>
              <w:t xml:space="preserve">        "role": 2</w:t>
            </w:r>
          </w:p>
          <w:p w14:paraId="680EE9B4" w14:textId="77777777" w:rsidR="005F7E37" w:rsidRDefault="005F7E37">
            <w:pPr>
              <w:spacing w:line="240" w:lineRule="auto"/>
              <w:ind w:firstLine="0"/>
              <w:jc w:val="left"/>
              <w:rPr>
                <w:sz w:val="24"/>
                <w:lang w:val="en-US"/>
              </w:rPr>
            </w:pPr>
            <w:r>
              <w:rPr>
                <w:sz w:val="24"/>
                <w:lang w:val="en-US"/>
              </w:rPr>
              <w:t xml:space="preserve">      },</w:t>
            </w:r>
          </w:p>
          <w:p w14:paraId="1F289B73" w14:textId="77777777" w:rsidR="005F7E37" w:rsidRDefault="005F7E37">
            <w:pPr>
              <w:spacing w:line="240" w:lineRule="auto"/>
              <w:ind w:firstLine="0"/>
              <w:jc w:val="left"/>
              <w:rPr>
                <w:sz w:val="24"/>
                <w:lang w:val="en-US"/>
              </w:rPr>
            </w:pPr>
            <w:r>
              <w:rPr>
                <w:sz w:val="24"/>
                <w:lang w:val="en-US"/>
              </w:rPr>
              <w:t xml:space="preserve">      "messageId": 7,</w:t>
            </w:r>
          </w:p>
          <w:p w14:paraId="73E04452" w14:textId="77777777" w:rsidR="005F7E37" w:rsidRDefault="005F7E37">
            <w:pPr>
              <w:spacing w:line="240" w:lineRule="auto"/>
              <w:ind w:firstLine="0"/>
              <w:jc w:val="left"/>
              <w:rPr>
                <w:sz w:val="24"/>
                <w:lang w:val="en-US"/>
              </w:rPr>
            </w:pPr>
            <w:r>
              <w:rPr>
                <w:sz w:val="24"/>
                <w:lang w:val="en-US"/>
              </w:rPr>
              <w:t xml:space="preserve">      "theme": "Тема",</w:t>
            </w:r>
          </w:p>
          <w:p w14:paraId="7DA9EACE" w14:textId="77777777" w:rsidR="005F7E37" w:rsidRDefault="005F7E37">
            <w:pPr>
              <w:spacing w:line="240" w:lineRule="auto"/>
              <w:ind w:firstLine="0"/>
              <w:jc w:val="left"/>
              <w:rPr>
                <w:sz w:val="24"/>
                <w:lang w:val="en-US"/>
              </w:rPr>
            </w:pPr>
            <w:r>
              <w:rPr>
                <w:sz w:val="24"/>
                <w:lang w:val="en-US"/>
              </w:rPr>
              <w:t xml:space="preserve">      "body": "Обычный текст",</w:t>
            </w:r>
          </w:p>
          <w:p w14:paraId="7AA1EC20" w14:textId="77777777" w:rsidR="005F7E37" w:rsidRDefault="005F7E37">
            <w:pPr>
              <w:spacing w:line="240" w:lineRule="auto"/>
              <w:ind w:firstLine="0"/>
              <w:jc w:val="left"/>
              <w:rPr>
                <w:sz w:val="24"/>
                <w:lang w:val="en-US"/>
              </w:rPr>
            </w:pPr>
            <w:r>
              <w:rPr>
                <w:sz w:val="24"/>
                <w:lang w:val="en-US"/>
              </w:rPr>
              <w:t xml:space="preserve">      "destinationDate": "2021-01-16T21:05:00",</w:t>
            </w:r>
          </w:p>
          <w:p w14:paraId="30EC7B3E" w14:textId="77777777" w:rsidR="005F7E37" w:rsidRDefault="005F7E37">
            <w:pPr>
              <w:spacing w:line="240" w:lineRule="auto"/>
              <w:ind w:firstLine="0"/>
              <w:jc w:val="left"/>
              <w:rPr>
                <w:sz w:val="24"/>
                <w:lang w:val="en-US"/>
              </w:rPr>
            </w:pPr>
            <w:r>
              <w:rPr>
                <w:sz w:val="24"/>
                <w:lang w:val="en-US"/>
              </w:rPr>
              <w:t xml:space="preserve">      "destinationEmail": "r.pattinson@planfact.io",</w:t>
            </w:r>
          </w:p>
          <w:p w14:paraId="7B40B77C" w14:textId="77777777" w:rsidR="005F7E37" w:rsidRDefault="005F7E37">
            <w:pPr>
              <w:spacing w:line="240" w:lineRule="auto"/>
              <w:ind w:firstLine="0"/>
              <w:jc w:val="left"/>
              <w:rPr>
                <w:sz w:val="24"/>
                <w:lang w:val="en-US"/>
              </w:rPr>
            </w:pPr>
            <w:r>
              <w:rPr>
                <w:sz w:val="24"/>
                <w:lang w:val="en-US"/>
              </w:rPr>
              <w:t xml:space="preserve">      "size": 50,</w:t>
            </w:r>
          </w:p>
          <w:p w14:paraId="7CCC1890" w14:textId="77777777" w:rsidR="005F7E37" w:rsidRDefault="005F7E37">
            <w:pPr>
              <w:spacing w:line="240" w:lineRule="auto"/>
              <w:ind w:firstLine="0"/>
              <w:jc w:val="left"/>
              <w:rPr>
                <w:sz w:val="24"/>
                <w:lang w:val="en-US"/>
              </w:rPr>
            </w:pPr>
            <w:r>
              <w:rPr>
                <w:sz w:val="24"/>
                <w:lang w:val="en-US"/>
              </w:rPr>
              <w:t xml:space="preserve">      "isScheduled": false,</w:t>
            </w:r>
          </w:p>
          <w:p w14:paraId="3CD74AB8" w14:textId="77777777" w:rsidR="005F7E37" w:rsidRDefault="005F7E37">
            <w:pPr>
              <w:spacing w:line="240" w:lineRule="auto"/>
              <w:ind w:firstLine="0"/>
              <w:jc w:val="left"/>
              <w:rPr>
                <w:sz w:val="24"/>
                <w:lang w:val="en-US"/>
              </w:rPr>
            </w:pPr>
            <w:r>
              <w:rPr>
                <w:sz w:val="24"/>
                <w:lang w:val="en-US"/>
              </w:rPr>
              <w:t xml:space="preserve">      "scheduleDate": null,</w:t>
            </w:r>
          </w:p>
          <w:p w14:paraId="2A5A38CE" w14:textId="77777777" w:rsidR="005F7E37" w:rsidRDefault="005F7E37">
            <w:pPr>
              <w:spacing w:line="240" w:lineRule="auto"/>
              <w:ind w:firstLine="0"/>
              <w:jc w:val="left"/>
              <w:rPr>
                <w:sz w:val="24"/>
                <w:lang w:val="en-US"/>
              </w:rPr>
            </w:pPr>
            <w:r>
              <w:rPr>
                <w:sz w:val="24"/>
                <w:lang w:val="en-US"/>
              </w:rPr>
              <w:t xml:space="preserve">      "isSent": false,</w:t>
            </w:r>
          </w:p>
          <w:p w14:paraId="62420702" w14:textId="77777777" w:rsidR="005F7E37" w:rsidRDefault="005F7E37">
            <w:pPr>
              <w:spacing w:line="240" w:lineRule="auto"/>
              <w:ind w:firstLine="0"/>
              <w:jc w:val="left"/>
              <w:rPr>
                <w:sz w:val="24"/>
                <w:lang w:val="en-US"/>
              </w:rPr>
            </w:pPr>
            <w:r>
              <w:rPr>
                <w:sz w:val="24"/>
                <w:lang w:val="en-US"/>
              </w:rPr>
              <w:t xml:space="preserve">      "deliveryQueueId": 2,</w:t>
            </w:r>
          </w:p>
          <w:p w14:paraId="1A13BF35" w14:textId="77777777" w:rsidR="005F7E37" w:rsidRDefault="005F7E37">
            <w:pPr>
              <w:spacing w:line="240" w:lineRule="auto"/>
              <w:ind w:firstLine="0"/>
              <w:jc w:val="left"/>
              <w:rPr>
                <w:sz w:val="24"/>
                <w:lang w:val="en-US"/>
              </w:rPr>
            </w:pPr>
            <w:r>
              <w:rPr>
                <w:sz w:val="24"/>
                <w:lang w:val="en-US"/>
              </w:rPr>
              <w:t xml:space="preserve">      "chosenDeliveryServiceId": 3,</w:t>
            </w:r>
          </w:p>
          <w:p w14:paraId="029B01D0" w14:textId="77777777" w:rsidR="005F7E37" w:rsidRDefault="005F7E37">
            <w:pPr>
              <w:spacing w:line="240" w:lineRule="auto"/>
              <w:ind w:firstLine="0"/>
              <w:jc w:val="left"/>
              <w:rPr>
                <w:sz w:val="24"/>
                <w:lang w:val="en-US"/>
              </w:rPr>
            </w:pPr>
            <w:r>
              <w:rPr>
                <w:sz w:val="24"/>
                <w:lang w:val="en-US"/>
              </w:rPr>
              <w:t xml:space="preserve">      "usedDeliveryServiceId": null,</w:t>
            </w:r>
          </w:p>
          <w:p w14:paraId="0FA14CD3" w14:textId="77777777" w:rsidR="005F7E37" w:rsidRDefault="005F7E37">
            <w:pPr>
              <w:spacing w:line="240" w:lineRule="auto"/>
              <w:ind w:firstLine="0"/>
              <w:jc w:val="left"/>
              <w:rPr>
                <w:sz w:val="24"/>
                <w:lang w:val="en-US"/>
              </w:rPr>
            </w:pPr>
            <w:r>
              <w:rPr>
                <w:sz w:val="24"/>
                <w:lang w:val="en-US"/>
              </w:rPr>
              <w:t xml:space="preserve">      "deliveryStatus": 1,</w:t>
            </w:r>
          </w:p>
          <w:p w14:paraId="3A0D0057" w14:textId="77777777" w:rsidR="005F7E37" w:rsidRDefault="005F7E37">
            <w:pPr>
              <w:spacing w:line="240" w:lineRule="auto"/>
              <w:ind w:firstLine="0"/>
              <w:jc w:val="left"/>
              <w:rPr>
                <w:sz w:val="24"/>
                <w:lang w:val="en-US"/>
              </w:rPr>
            </w:pPr>
            <w:r>
              <w:rPr>
                <w:sz w:val="24"/>
                <w:lang w:val="en-US"/>
              </w:rPr>
              <w:t xml:space="preserve">      "userId": 4</w:t>
            </w:r>
          </w:p>
          <w:p w14:paraId="1FD2D13D"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75B1DD82" w14:textId="77777777" w:rsidR="005F7E37" w:rsidRDefault="005F7E37">
            <w:pPr>
              <w:spacing w:line="240" w:lineRule="auto"/>
              <w:ind w:firstLine="0"/>
              <w:jc w:val="center"/>
              <w:rPr>
                <w:lang w:val="en-US"/>
              </w:rPr>
            </w:pPr>
            <w:r>
              <w:t>Да</w:t>
            </w:r>
          </w:p>
        </w:tc>
      </w:tr>
    </w:tbl>
    <w:p w14:paraId="64829BB4" w14:textId="77777777" w:rsidR="005F7E37" w:rsidRDefault="005F7E37" w:rsidP="005F7E37">
      <w:pPr>
        <w:rPr>
          <w:color w:val="000000" w:themeColor="text1"/>
        </w:rPr>
      </w:pPr>
    </w:p>
    <w:p w14:paraId="019C2DD9" w14:textId="77777777" w:rsidR="005F7E37" w:rsidRDefault="005F7E37" w:rsidP="005F7E37">
      <w:pPr>
        <w:spacing w:after="160" w:line="256" w:lineRule="auto"/>
        <w:ind w:firstLine="0"/>
        <w:jc w:val="left"/>
      </w:pPr>
      <w:r>
        <w:br w:type="page"/>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0124C566"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5F978F0F" w14:textId="77777777" w:rsidR="005F7E37" w:rsidRDefault="005F7E37">
            <w:pPr>
              <w:ind w:firstLine="0"/>
              <w:jc w:val="center"/>
              <w:rPr>
                <w:b/>
              </w:rPr>
            </w:pPr>
            <w:r>
              <w:rPr>
                <w:b/>
              </w:rPr>
              <w:lastRenderedPageBreak/>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581940" w14:textId="77777777" w:rsidR="005F7E37" w:rsidRDefault="005F7E37">
            <w:pPr>
              <w:spacing w:line="240" w:lineRule="auto"/>
              <w:ind w:firstLine="0"/>
              <w:jc w:val="left"/>
              <w:rPr>
                <w:b/>
                <w:lang w:val="en-US"/>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52CD99A5" w14:textId="77777777" w:rsidR="005F7E37" w:rsidRDefault="005F7E37">
            <w:pPr>
              <w:spacing w:line="240" w:lineRule="auto"/>
              <w:ind w:firstLine="0"/>
              <w:jc w:val="left"/>
              <w:rPr>
                <w:b/>
                <w:sz w:val="24"/>
                <w:lang w:val="en-US"/>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48C3046" w14:textId="77777777" w:rsidR="005F7E37" w:rsidRDefault="005F7E37">
            <w:pPr>
              <w:ind w:firstLine="0"/>
              <w:jc w:val="center"/>
              <w:rPr>
                <w:b/>
              </w:rPr>
            </w:pPr>
            <w:r>
              <w:rPr>
                <w:b/>
              </w:rPr>
              <w:t>Соответствие полученного результата ожидаемому</w:t>
            </w:r>
          </w:p>
        </w:tc>
      </w:tr>
      <w:tr w:rsidR="005F7E37" w14:paraId="5C375E95"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7AB596F8" w14:textId="77777777" w:rsidR="005F7E37" w:rsidRDefault="005F7E37">
            <w:pPr>
              <w:ind w:firstLine="0"/>
              <w:jc w:val="center"/>
            </w:pPr>
            <w:r>
              <w:t>2</w:t>
            </w:r>
          </w:p>
        </w:tc>
        <w:tc>
          <w:tcPr>
            <w:tcW w:w="1559" w:type="dxa"/>
            <w:tcBorders>
              <w:top w:val="single" w:sz="4" w:space="0" w:color="auto"/>
              <w:left w:val="single" w:sz="4" w:space="0" w:color="auto"/>
              <w:bottom w:val="single" w:sz="4" w:space="0" w:color="auto"/>
              <w:right w:val="single" w:sz="4" w:space="0" w:color="auto"/>
            </w:tcBorders>
            <w:hideMark/>
          </w:tcPr>
          <w:p w14:paraId="236D9BC9" w14:textId="77777777" w:rsidR="005F7E37" w:rsidRDefault="005F7E37">
            <w:pPr>
              <w:ind w:firstLine="0"/>
              <w:jc w:val="left"/>
            </w:pPr>
            <w:r>
              <w:t xml:space="preserve">Запрос: </w:t>
            </w:r>
            <w:r>
              <w:rPr>
                <w:lang w:val="en-US"/>
              </w:rPr>
              <w:t>POST</w:t>
            </w:r>
            <w:r w:rsidRPr="005F7E37">
              <w:t xml:space="preserve"> </w:t>
            </w:r>
            <w:hyperlink r:id="rId32" w:history="1">
              <w:r>
                <w:rPr>
                  <w:rStyle w:val="af"/>
                  <w:lang w:val="en-US"/>
                </w:rPr>
                <w:t>https</w:t>
              </w:r>
              <w:r>
                <w:rPr>
                  <w:rStyle w:val="af"/>
                </w:rPr>
                <w:t>://</w:t>
              </w:r>
              <w:r>
                <w:rPr>
                  <w:rStyle w:val="af"/>
                  <w:lang w:val="en-US"/>
                </w:rPr>
                <w:t>localhost</w:t>
              </w:r>
              <w:r>
                <w:rPr>
                  <w:rStyle w:val="af"/>
                </w:rPr>
                <w:t>:44306/</w:t>
              </w:r>
              <w:r>
                <w:rPr>
                  <w:rStyle w:val="af"/>
                  <w:lang w:val="en-US"/>
                </w:rPr>
                <w:t>api</w:t>
              </w:r>
              <w:r>
                <w:rPr>
                  <w:rStyle w:val="af"/>
                </w:rPr>
                <w:t>/</w:t>
              </w:r>
              <w:r>
                <w:rPr>
                  <w:rStyle w:val="af"/>
                  <w:lang w:val="en-US"/>
                </w:rPr>
                <w:t>auth</w:t>
              </w:r>
              <w:r>
                <w:rPr>
                  <w:rStyle w:val="af"/>
                </w:rPr>
                <w:t>/</w:t>
              </w:r>
              <w:r>
                <w:rPr>
                  <w:rStyle w:val="af"/>
                  <w:lang w:val="en-US"/>
                </w:rPr>
                <w:t>sign</w:t>
              </w:r>
              <w:r>
                <w:rPr>
                  <w:rStyle w:val="af"/>
                </w:rPr>
                <w:t>-</w:t>
              </w:r>
              <w:r>
                <w:rPr>
                  <w:rStyle w:val="af"/>
                  <w:lang w:val="en-US"/>
                </w:rPr>
                <w:t>in</w:t>
              </w:r>
            </w:hyperlink>
          </w:p>
          <w:p w14:paraId="3EFE3E6B" w14:textId="77777777" w:rsidR="005F7E37" w:rsidRDefault="005F7E37">
            <w:pPr>
              <w:ind w:firstLine="0"/>
              <w:jc w:val="left"/>
              <w:rPr>
                <w:lang w:val="en-US"/>
              </w:rPr>
            </w:pPr>
            <w:r>
              <w:rPr>
                <w:lang w:val="en-US"/>
              </w:rPr>
              <w:t>Body:</w:t>
            </w:r>
          </w:p>
          <w:p w14:paraId="3AAD64E4" w14:textId="77777777" w:rsidR="005F7E37" w:rsidRDefault="005F7E37">
            <w:pPr>
              <w:spacing w:line="240" w:lineRule="auto"/>
              <w:ind w:firstLine="0"/>
              <w:jc w:val="left"/>
              <w:rPr>
                <w:sz w:val="24"/>
                <w:lang w:val="en-US"/>
              </w:rPr>
            </w:pPr>
            <w:r>
              <w:rPr>
                <w:sz w:val="24"/>
                <w:lang w:val="en-US"/>
              </w:rPr>
              <w:t>{</w:t>
            </w:r>
          </w:p>
          <w:p w14:paraId="29044663" w14:textId="77777777" w:rsidR="005F7E37" w:rsidRDefault="005F7E37">
            <w:pPr>
              <w:spacing w:line="240" w:lineRule="auto"/>
              <w:ind w:firstLine="0"/>
              <w:jc w:val="left"/>
              <w:rPr>
                <w:sz w:val="24"/>
                <w:lang w:val="en-US"/>
              </w:rPr>
            </w:pPr>
            <w:r>
              <w:rPr>
                <w:sz w:val="24"/>
                <w:lang w:val="en-US"/>
              </w:rPr>
              <w:t xml:space="preserve">    "email": "r0bari@yandex.ru",</w:t>
            </w:r>
          </w:p>
          <w:p w14:paraId="240D095A" w14:textId="77777777" w:rsidR="005F7E37" w:rsidRDefault="005F7E37">
            <w:pPr>
              <w:spacing w:line="240" w:lineRule="auto"/>
              <w:ind w:firstLine="0"/>
              <w:jc w:val="left"/>
              <w:rPr>
                <w:sz w:val="24"/>
                <w:lang w:val="en-US"/>
              </w:rPr>
            </w:pPr>
            <w:r>
              <w:rPr>
                <w:sz w:val="24"/>
                <w:lang w:val="en-US"/>
              </w:rPr>
              <w:t xml:space="preserve">    "password": "Eviguf@77"</w:t>
            </w:r>
          </w:p>
          <w:p w14:paraId="232C7CD1" w14:textId="77777777" w:rsidR="005F7E37" w:rsidRDefault="005F7E37">
            <w:pPr>
              <w:ind w:firstLine="0"/>
              <w:jc w:val="left"/>
            </w:pPr>
            <w:r>
              <w:rPr>
                <w:sz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14:paraId="7CBD1D76" w14:textId="77777777" w:rsidR="005F7E37" w:rsidRDefault="005F7E37">
            <w:pPr>
              <w:spacing w:line="240" w:lineRule="auto"/>
              <w:ind w:firstLine="0"/>
              <w:jc w:val="left"/>
              <w:rPr>
                <w:sz w:val="24"/>
                <w:lang w:val="en-US"/>
              </w:rPr>
            </w:pPr>
            <w:r>
              <w:rPr>
                <w:sz w:val="24"/>
                <w:lang w:val="en-US"/>
              </w:rPr>
              <w:t>{</w:t>
            </w:r>
          </w:p>
          <w:p w14:paraId="7E203944" w14:textId="77777777" w:rsidR="005F7E37" w:rsidRDefault="005F7E37">
            <w:pPr>
              <w:spacing w:line="240" w:lineRule="auto"/>
              <w:ind w:firstLine="0"/>
              <w:jc w:val="left"/>
              <w:rPr>
                <w:sz w:val="24"/>
                <w:lang w:val="en-US"/>
              </w:rPr>
            </w:pPr>
            <w:r>
              <w:rPr>
                <w:sz w:val="24"/>
                <w:lang w:val="en-US"/>
              </w:rPr>
              <w:t xml:space="preserve">    "data": {</w:t>
            </w:r>
          </w:p>
          <w:p w14:paraId="3541DA38" w14:textId="77777777" w:rsidR="005F7E37" w:rsidRDefault="005F7E37">
            <w:pPr>
              <w:spacing w:line="240" w:lineRule="auto"/>
              <w:ind w:firstLine="0"/>
              <w:jc w:val="left"/>
              <w:rPr>
                <w:sz w:val="24"/>
                <w:lang w:val="en-US"/>
              </w:rPr>
            </w:pPr>
            <w:r>
              <w:rPr>
                <w:sz w:val="24"/>
                <w:lang w:val="en-US"/>
              </w:rPr>
              <w:t xml:space="preserve">        "userId": 4,</w:t>
            </w:r>
          </w:p>
          <w:p w14:paraId="3A5D5B34" w14:textId="77777777" w:rsidR="005F7E37" w:rsidRDefault="005F7E37">
            <w:pPr>
              <w:spacing w:line="240" w:lineRule="auto"/>
              <w:ind w:firstLine="0"/>
              <w:jc w:val="left"/>
              <w:rPr>
                <w:sz w:val="24"/>
                <w:lang w:val="en-US"/>
              </w:rPr>
            </w:pPr>
            <w:r>
              <w:rPr>
                <w:sz w:val="24"/>
                <w:lang w:val="en-US"/>
              </w:rPr>
              <w:t xml:space="preserve">        "userName": "Evgeny Sukharev",</w:t>
            </w:r>
          </w:p>
          <w:p w14:paraId="2A80B0F5" w14:textId="77777777" w:rsidR="005F7E37" w:rsidRDefault="005F7E37">
            <w:pPr>
              <w:spacing w:line="240" w:lineRule="auto"/>
              <w:ind w:firstLine="0"/>
              <w:jc w:val="left"/>
              <w:rPr>
                <w:sz w:val="24"/>
                <w:lang w:val="en-US"/>
              </w:rPr>
            </w:pPr>
            <w:r>
              <w:rPr>
                <w:sz w:val="24"/>
                <w:lang w:val="en-US"/>
              </w:rPr>
              <w:t xml:space="preserve">        "email": "r0bari@yandex.ru",</w:t>
            </w:r>
          </w:p>
          <w:p w14:paraId="26118364" w14:textId="77777777" w:rsidR="005F7E37" w:rsidRDefault="005F7E37">
            <w:pPr>
              <w:spacing w:line="240" w:lineRule="auto"/>
              <w:ind w:firstLine="0"/>
              <w:jc w:val="left"/>
              <w:rPr>
                <w:sz w:val="24"/>
                <w:lang w:val="en-US"/>
              </w:rPr>
            </w:pPr>
            <w:r>
              <w:rPr>
                <w:sz w:val="24"/>
                <w:lang w:val="en-US"/>
              </w:rPr>
              <w:t xml:space="preserve">        "isActive": true,</w:t>
            </w:r>
          </w:p>
          <w:p w14:paraId="08EA6BBF" w14:textId="77777777" w:rsidR="005F7E37" w:rsidRDefault="005F7E37">
            <w:pPr>
              <w:spacing w:line="240" w:lineRule="auto"/>
              <w:ind w:firstLine="0"/>
              <w:jc w:val="left"/>
              <w:rPr>
                <w:sz w:val="24"/>
                <w:lang w:val="en-US"/>
              </w:rPr>
            </w:pPr>
            <w:r>
              <w:rPr>
                <w:sz w:val="24"/>
                <w:lang w:val="en-US"/>
              </w:rPr>
              <w:t xml:space="preserve">        "role": 2</w:t>
            </w:r>
          </w:p>
          <w:p w14:paraId="24343EC1" w14:textId="77777777" w:rsidR="005F7E37" w:rsidRDefault="005F7E37">
            <w:pPr>
              <w:spacing w:line="240" w:lineRule="auto"/>
              <w:ind w:firstLine="0"/>
              <w:jc w:val="left"/>
              <w:rPr>
                <w:sz w:val="24"/>
                <w:lang w:val="en-US"/>
              </w:rPr>
            </w:pPr>
            <w:r>
              <w:rPr>
                <w:sz w:val="24"/>
                <w:lang w:val="en-US"/>
              </w:rPr>
              <w:t xml:space="preserve">    },</w:t>
            </w:r>
          </w:p>
          <w:p w14:paraId="035826B8" w14:textId="77777777" w:rsidR="005F7E37" w:rsidRDefault="005F7E37">
            <w:pPr>
              <w:spacing w:line="240" w:lineRule="auto"/>
              <w:ind w:firstLine="0"/>
              <w:jc w:val="left"/>
              <w:rPr>
                <w:sz w:val="24"/>
                <w:lang w:val="en-US"/>
              </w:rPr>
            </w:pPr>
            <w:r>
              <w:rPr>
                <w:sz w:val="24"/>
                <w:lang w:val="en-US"/>
              </w:rPr>
              <w:t xml:space="preserve">    "isSuccess": true,</w:t>
            </w:r>
          </w:p>
          <w:p w14:paraId="67D20196" w14:textId="77777777" w:rsidR="005F7E37" w:rsidRDefault="005F7E37">
            <w:pPr>
              <w:spacing w:line="240" w:lineRule="auto"/>
              <w:ind w:firstLine="0"/>
              <w:jc w:val="left"/>
              <w:rPr>
                <w:sz w:val="24"/>
                <w:lang w:val="en-US"/>
              </w:rPr>
            </w:pPr>
            <w:r>
              <w:rPr>
                <w:sz w:val="24"/>
                <w:lang w:val="en-US"/>
              </w:rPr>
              <w:t xml:space="preserve">    "errorMessage": null</w:t>
            </w:r>
          </w:p>
          <w:p w14:paraId="7E93BFCA"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0531A298" w14:textId="77777777" w:rsidR="005F7E37" w:rsidRDefault="005F7E37">
            <w:pPr>
              <w:ind w:firstLine="0"/>
              <w:jc w:val="center"/>
            </w:pPr>
            <w:r>
              <w:t>Да</w:t>
            </w:r>
          </w:p>
        </w:tc>
      </w:tr>
      <w:tr w:rsidR="005F7E37" w14:paraId="4F877E5A"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53347144" w14:textId="77777777" w:rsidR="005F7E37" w:rsidRDefault="005F7E37">
            <w:pPr>
              <w:ind w:firstLine="0"/>
              <w:jc w:val="center"/>
            </w:pPr>
            <w:r>
              <w:t>3</w:t>
            </w:r>
          </w:p>
        </w:tc>
        <w:tc>
          <w:tcPr>
            <w:tcW w:w="1559" w:type="dxa"/>
            <w:tcBorders>
              <w:top w:val="single" w:sz="4" w:space="0" w:color="auto"/>
              <w:left w:val="single" w:sz="4" w:space="0" w:color="auto"/>
              <w:bottom w:val="single" w:sz="4" w:space="0" w:color="auto"/>
              <w:right w:val="single" w:sz="4" w:space="0" w:color="auto"/>
            </w:tcBorders>
            <w:hideMark/>
          </w:tcPr>
          <w:p w14:paraId="1DEA1034" w14:textId="77777777" w:rsidR="005F7E37" w:rsidRDefault="005F7E37">
            <w:pPr>
              <w:ind w:firstLine="0"/>
              <w:jc w:val="left"/>
            </w:pPr>
            <w:r>
              <w:t xml:space="preserve">Запрос: </w:t>
            </w:r>
            <w:r>
              <w:rPr>
                <w:lang w:val="en-US"/>
              </w:rPr>
              <w:t>GET</w:t>
            </w:r>
            <w:r w:rsidRPr="005F7E37">
              <w:t xml:space="preserve"> </w:t>
            </w:r>
            <w:hyperlink r:id="rId33" w:history="1">
              <w:r>
                <w:rPr>
                  <w:rStyle w:val="af"/>
                </w:rPr>
                <w:t>https://localhost:44306/api/contacts/3</w:t>
              </w:r>
            </w:hyperlink>
          </w:p>
        </w:tc>
        <w:tc>
          <w:tcPr>
            <w:tcW w:w="4819" w:type="dxa"/>
            <w:tcBorders>
              <w:top w:val="single" w:sz="4" w:space="0" w:color="auto"/>
              <w:left w:val="single" w:sz="4" w:space="0" w:color="auto"/>
              <w:bottom w:val="single" w:sz="4" w:space="0" w:color="auto"/>
              <w:right w:val="single" w:sz="4" w:space="0" w:color="auto"/>
            </w:tcBorders>
            <w:hideMark/>
          </w:tcPr>
          <w:p w14:paraId="377C4DD8" w14:textId="77777777" w:rsidR="005F7E37" w:rsidRDefault="005F7E37">
            <w:pPr>
              <w:spacing w:line="240" w:lineRule="auto"/>
              <w:ind w:firstLine="0"/>
              <w:jc w:val="left"/>
              <w:rPr>
                <w:sz w:val="24"/>
                <w:lang w:val="en-US"/>
              </w:rPr>
            </w:pPr>
            <w:r>
              <w:rPr>
                <w:sz w:val="24"/>
                <w:lang w:val="en-US"/>
              </w:rPr>
              <w:t>{</w:t>
            </w:r>
          </w:p>
          <w:p w14:paraId="36C31EBA" w14:textId="77777777" w:rsidR="005F7E37" w:rsidRDefault="005F7E37">
            <w:pPr>
              <w:spacing w:line="240" w:lineRule="auto"/>
              <w:ind w:firstLine="0"/>
              <w:jc w:val="left"/>
              <w:rPr>
                <w:sz w:val="24"/>
                <w:lang w:val="en-US"/>
              </w:rPr>
            </w:pPr>
            <w:r>
              <w:rPr>
                <w:sz w:val="24"/>
                <w:lang w:val="en-US"/>
              </w:rPr>
              <w:t xml:space="preserve">    "data": {</w:t>
            </w:r>
          </w:p>
          <w:p w14:paraId="767E9571" w14:textId="77777777" w:rsidR="005F7E37" w:rsidRDefault="005F7E37">
            <w:pPr>
              <w:spacing w:line="240" w:lineRule="auto"/>
              <w:ind w:firstLine="0"/>
              <w:jc w:val="left"/>
              <w:rPr>
                <w:sz w:val="24"/>
                <w:lang w:val="en-US"/>
              </w:rPr>
            </w:pPr>
            <w:r>
              <w:rPr>
                <w:sz w:val="24"/>
                <w:lang w:val="en-US"/>
              </w:rPr>
              <w:t xml:space="preserve">        "user": {</w:t>
            </w:r>
          </w:p>
          <w:p w14:paraId="71380204" w14:textId="77777777" w:rsidR="005F7E37" w:rsidRDefault="005F7E37">
            <w:pPr>
              <w:spacing w:line="240" w:lineRule="auto"/>
              <w:ind w:firstLine="0"/>
              <w:jc w:val="left"/>
              <w:rPr>
                <w:sz w:val="24"/>
                <w:lang w:val="en-US"/>
              </w:rPr>
            </w:pPr>
            <w:r>
              <w:rPr>
                <w:sz w:val="24"/>
                <w:lang w:val="en-US"/>
              </w:rPr>
              <w:t xml:space="preserve">            "userId": 4,</w:t>
            </w:r>
          </w:p>
          <w:p w14:paraId="0CB237EF" w14:textId="77777777" w:rsidR="005F7E37" w:rsidRDefault="005F7E37">
            <w:pPr>
              <w:spacing w:line="240" w:lineRule="auto"/>
              <w:ind w:firstLine="0"/>
              <w:jc w:val="left"/>
              <w:rPr>
                <w:sz w:val="24"/>
                <w:lang w:val="en-US"/>
              </w:rPr>
            </w:pPr>
            <w:r>
              <w:rPr>
                <w:sz w:val="24"/>
                <w:lang w:val="en-US"/>
              </w:rPr>
              <w:t xml:space="preserve">            "userName": "Evgeny Sukharev",</w:t>
            </w:r>
          </w:p>
          <w:p w14:paraId="2C1895A1" w14:textId="77777777" w:rsidR="005F7E37" w:rsidRDefault="005F7E37">
            <w:pPr>
              <w:spacing w:line="240" w:lineRule="auto"/>
              <w:ind w:firstLine="0"/>
              <w:jc w:val="left"/>
              <w:rPr>
                <w:sz w:val="24"/>
                <w:lang w:val="en-US"/>
              </w:rPr>
            </w:pPr>
            <w:r>
              <w:rPr>
                <w:sz w:val="24"/>
                <w:lang w:val="en-US"/>
              </w:rPr>
              <w:t xml:space="preserve">            "email": "r0bari@yandex.ru",</w:t>
            </w:r>
          </w:p>
          <w:p w14:paraId="4631181B" w14:textId="77777777" w:rsidR="005F7E37" w:rsidRDefault="005F7E37">
            <w:pPr>
              <w:spacing w:line="240" w:lineRule="auto"/>
              <w:ind w:firstLine="0"/>
              <w:jc w:val="left"/>
              <w:rPr>
                <w:sz w:val="24"/>
                <w:lang w:val="en-US"/>
              </w:rPr>
            </w:pPr>
            <w:r>
              <w:rPr>
                <w:sz w:val="24"/>
                <w:lang w:val="en-US"/>
              </w:rPr>
              <w:t xml:space="preserve">            "isActive": true,</w:t>
            </w:r>
          </w:p>
          <w:p w14:paraId="64769CBF" w14:textId="77777777" w:rsidR="005F7E37" w:rsidRDefault="005F7E37">
            <w:pPr>
              <w:spacing w:line="240" w:lineRule="auto"/>
              <w:ind w:firstLine="0"/>
              <w:jc w:val="left"/>
              <w:rPr>
                <w:sz w:val="24"/>
                <w:lang w:val="en-US"/>
              </w:rPr>
            </w:pPr>
            <w:r>
              <w:rPr>
                <w:sz w:val="24"/>
                <w:lang w:val="en-US"/>
              </w:rPr>
              <w:t xml:space="preserve">            "role": 2</w:t>
            </w:r>
          </w:p>
          <w:p w14:paraId="35683C88" w14:textId="77777777" w:rsidR="005F7E37" w:rsidRDefault="005F7E37">
            <w:pPr>
              <w:spacing w:line="240" w:lineRule="auto"/>
              <w:ind w:firstLine="0"/>
              <w:jc w:val="left"/>
              <w:rPr>
                <w:sz w:val="24"/>
                <w:lang w:val="en-US"/>
              </w:rPr>
            </w:pPr>
            <w:r>
              <w:rPr>
                <w:sz w:val="24"/>
                <w:lang w:val="en-US"/>
              </w:rPr>
              <w:t xml:space="preserve">        },</w:t>
            </w:r>
          </w:p>
          <w:p w14:paraId="7AE6EB85" w14:textId="77777777" w:rsidR="005F7E37" w:rsidRDefault="005F7E37">
            <w:pPr>
              <w:spacing w:line="240" w:lineRule="auto"/>
              <w:ind w:firstLine="0"/>
              <w:jc w:val="left"/>
              <w:rPr>
                <w:sz w:val="24"/>
                <w:lang w:val="en-US"/>
              </w:rPr>
            </w:pPr>
            <w:r>
              <w:rPr>
                <w:sz w:val="24"/>
                <w:lang w:val="en-US"/>
              </w:rPr>
              <w:t xml:space="preserve">        "contactId": 3,</w:t>
            </w:r>
          </w:p>
          <w:p w14:paraId="07E63D6A" w14:textId="77777777" w:rsidR="005F7E37" w:rsidRDefault="005F7E37">
            <w:pPr>
              <w:spacing w:line="240" w:lineRule="auto"/>
              <w:ind w:firstLine="0"/>
              <w:jc w:val="left"/>
              <w:rPr>
                <w:sz w:val="24"/>
                <w:lang w:val="en-US"/>
              </w:rPr>
            </w:pPr>
            <w:r>
              <w:rPr>
                <w:sz w:val="24"/>
                <w:lang w:val="en-US"/>
              </w:rPr>
              <w:t xml:space="preserve">        "userId": 4,</w:t>
            </w:r>
          </w:p>
          <w:p w14:paraId="26CEB4CC" w14:textId="77777777" w:rsidR="005F7E37" w:rsidRDefault="005F7E37">
            <w:pPr>
              <w:spacing w:line="240" w:lineRule="auto"/>
              <w:ind w:firstLine="0"/>
              <w:jc w:val="left"/>
              <w:rPr>
                <w:sz w:val="24"/>
                <w:lang w:val="en-US"/>
              </w:rPr>
            </w:pPr>
            <w:r>
              <w:rPr>
                <w:sz w:val="24"/>
                <w:lang w:val="en-US"/>
              </w:rPr>
              <w:t xml:space="preserve">        "contactEmail": "maxonfjvipon@yandex.ru",</w:t>
            </w:r>
          </w:p>
          <w:p w14:paraId="62FAACCE" w14:textId="77777777" w:rsidR="005F7E37" w:rsidRDefault="005F7E37">
            <w:pPr>
              <w:spacing w:line="240" w:lineRule="auto"/>
              <w:ind w:firstLine="0"/>
              <w:jc w:val="left"/>
              <w:rPr>
                <w:sz w:val="24"/>
                <w:lang w:val="en-US"/>
              </w:rPr>
            </w:pPr>
            <w:r>
              <w:rPr>
                <w:sz w:val="24"/>
                <w:lang w:val="en-US"/>
              </w:rPr>
              <w:t xml:space="preserve">        "contactName": "</w:t>
            </w:r>
            <w:r>
              <w:rPr>
                <w:sz w:val="24"/>
              </w:rPr>
              <w:t>Максим</w:t>
            </w:r>
            <w:r>
              <w:rPr>
                <w:sz w:val="24"/>
                <w:lang w:val="en-US"/>
              </w:rPr>
              <w:t xml:space="preserve"> </w:t>
            </w:r>
            <w:r>
              <w:rPr>
                <w:sz w:val="24"/>
              </w:rPr>
              <w:t>Трунников</w:t>
            </w:r>
            <w:r>
              <w:rPr>
                <w:sz w:val="24"/>
                <w:lang w:val="en-US"/>
              </w:rPr>
              <w:t>"</w:t>
            </w:r>
          </w:p>
          <w:p w14:paraId="45C44B9A" w14:textId="77777777" w:rsidR="005F7E37" w:rsidRDefault="005F7E37">
            <w:pPr>
              <w:spacing w:line="240" w:lineRule="auto"/>
              <w:ind w:firstLine="0"/>
              <w:jc w:val="left"/>
              <w:rPr>
                <w:sz w:val="24"/>
                <w:lang w:val="en-US"/>
              </w:rPr>
            </w:pPr>
            <w:r>
              <w:rPr>
                <w:sz w:val="24"/>
                <w:lang w:val="en-US"/>
              </w:rPr>
              <w:t xml:space="preserve">    },</w:t>
            </w:r>
          </w:p>
          <w:p w14:paraId="16953AF3" w14:textId="77777777" w:rsidR="005F7E37" w:rsidRDefault="005F7E37">
            <w:pPr>
              <w:spacing w:line="240" w:lineRule="auto"/>
              <w:ind w:firstLine="0"/>
              <w:jc w:val="left"/>
              <w:rPr>
                <w:sz w:val="24"/>
                <w:lang w:val="en-US"/>
              </w:rPr>
            </w:pPr>
            <w:r>
              <w:rPr>
                <w:sz w:val="24"/>
                <w:lang w:val="en-US"/>
              </w:rPr>
              <w:t xml:space="preserve">    "isSuccess": true,</w:t>
            </w:r>
          </w:p>
          <w:p w14:paraId="7603343F" w14:textId="77777777" w:rsidR="005F7E37" w:rsidRDefault="005F7E37">
            <w:pPr>
              <w:spacing w:line="240" w:lineRule="auto"/>
              <w:ind w:firstLine="0"/>
              <w:jc w:val="left"/>
              <w:rPr>
                <w:sz w:val="24"/>
              </w:rPr>
            </w:pPr>
            <w:r>
              <w:rPr>
                <w:sz w:val="24"/>
                <w:lang w:val="en-US"/>
              </w:rPr>
              <w:t xml:space="preserve">    </w:t>
            </w:r>
            <w:r>
              <w:rPr>
                <w:sz w:val="24"/>
              </w:rPr>
              <w:t>"errorMessage": null</w:t>
            </w:r>
          </w:p>
          <w:p w14:paraId="73F84906" w14:textId="77777777" w:rsidR="005F7E37" w:rsidRDefault="005F7E37">
            <w:pPr>
              <w:spacing w:line="240" w:lineRule="auto"/>
              <w:ind w:firstLine="0"/>
              <w:jc w:val="left"/>
              <w:rPr>
                <w:sz w:val="24"/>
              </w:rPr>
            </w:pPr>
            <w:r>
              <w:rPr>
                <w:sz w:val="24"/>
              </w:rPr>
              <w:t>}</w:t>
            </w:r>
          </w:p>
        </w:tc>
        <w:tc>
          <w:tcPr>
            <w:tcW w:w="1979" w:type="dxa"/>
            <w:tcBorders>
              <w:top w:val="single" w:sz="4" w:space="0" w:color="auto"/>
              <w:left w:val="single" w:sz="4" w:space="0" w:color="auto"/>
              <w:bottom w:val="single" w:sz="4" w:space="0" w:color="auto"/>
              <w:right w:val="single" w:sz="4" w:space="0" w:color="auto"/>
            </w:tcBorders>
            <w:hideMark/>
          </w:tcPr>
          <w:p w14:paraId="17165A00" w14:textId="77777777" w:rsidR="005F7E37" w:rsidRDefault="005F7E37">
            <w:pPr>
              <w:ind w:firstLine="0"/>
              <w:jc w:val="center"/>
            </w:pPr>
            <w:r>
              <w:t>Да</w:t>
            </w:r>
          </w:p>
        </w:tc>
      </w:tr>
    </w:tbl>
    <w:p w14:paraId="1C07200F" w14:textId="77777777" w:rsidR="005F7E37" w:rsidRDefault="005F7E37" w:rsidP="005F7E37">
      <w:pPr>
        <w:pStyle w:val="affffff4"/>
        <w:rPr>
          <w:rFonts w:cstheme="minorBidi"/>
        </w:rPr>
      </w:pPr>
    </w:p>
    <w:p w14:paraId="58659F5D" w14:textId="77777777" w:rsidR="005F7E37" w:rsidRDefault="005F7E37" w:rsidP="00663895">
      <w:pPr>
        <w:pStyle w:val="2"/>
      </w:pPr>
      <w:bookmarkStart w:id="184" w:name="_Toc73469589"/>
      <w:bookmarkStart w:id="185" w:name="_Toc73879680"/>
      <w:bookmarkStart w:id="186" w:name="_Toc74085165"/>
      <w:r>
        <w:lastRenderedPageBreak/>
        <w:t>Модульное тестирование</w:t>
      </w:r>
      <w:bookmarkEnd w:id="184"/>
      <w:bookmarkEnd w:id="185"/>
      <w:bookmarkEnd w:id="186"/>
    </w:p>
    <w:p w14:paraId="4D9F8A4D" w14:textId="01F4563C" w:rsidR="005F7E37" w:rsidRDefault="005F7E37" w:rsidP="005F7E37">
      <w:r>
        <w:t>Модульное тестирование, или юнит-тестирование (англ. unit testing) — процесс в программировании, позволяющий проверить на корректность отдельные модули исходного кода программы</w:t>
      </w:r>
      <w:r w:rsidR="007C2F66" w:rsidRPr="007C2F66">
        <w:t xml:space="preserve"> </w:t>
      </w:r>
      <w:r>
        <w:t>[</w:t>
      </w:r>
      <w:r>
        <w:fldChar w:fldCharType="begin"/>
      </w:r>
      <w:r>
        <w:instrText xml:space="preserve"> REF _Ref72686972 \r \h </w:instrText>
      </w:r>
      <w:r>
        <w:fldChar w:fldCharType="separate"/>
      </w:r>
      <w:r w:rsidR="00B15ECC">
        <w:t>13</w:t>
      </w:r>
      <w:r>
        <w:fldChar w:fldCharType="end"/>
      </w:r>
      <w:r>
        <w:t>].</w:t>
      </w:r>
    </w:p>
    <w:p w14:paraId="7C898BCD" w14:textId="77777777" w:rsidR="005F7E37" w:rsidRDefault="005F7E37" w:rsidP="005F7E3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3C543E3" w14:textId="77777777" w:rsidR="005F7E37" w:rsidRDefault="005F7E37" w:rsidP="005F7E37">
      <w:r>
        <w:t xml:space="preserve">В рамках модульного тестирования будут созданы новые проекты </w:t>
      </w:r>
      <w:r>
        <w:rPr>
          <w:lang w:val="en-US"/>
        </w:rPr>
        <w:t>DeliveryRely</w:t>
      </w:r>
      <w:r>
        <w:t>.</w:t>
      </w:r>
      <w:r>
        <w:rPr>
          <w:lang w:val="en-US"/>
        </w:rPr>
        <w:t>ServiceLayer</w:t>
      </w:r>
      <w:r>
        <w:t>.</w:t>
      </w:r>
      <w:r>
        <w:rPr>
          <w:lang w:val="en-US"/>
        </w:rPr>
        <w:t>Tests</w:t>
      </w:r>
      <w:r w:rsidRPr="005F7E37">
        <w:t xml:space="preserve"> </w:t>
      </w:r>
      <w:r>
        <w:t xml:space="preserve">и </w:t>
      </w:r>
      <w:r>
        <w:rPr>
          <w:lang w:val="en-US"/>
        </w:rPr>
        <w:t>DeliveryRely</w:t>
      </w:r>
      <w:r>
        <w:t>.</w:t>
      </w:r>
      <w:r>
        <w:rPr>
          <w:lang w:val="en-US"/>
        </w:rPr>
        <w:t>Domain</w:t>
      </w:r>
      <w:r>
        <w:t>.</w:t>
      </w:r>
      <w:r>
        <w:rPr>
          <w:lang w:val="en-US"/>
        </w:rPr>
        <w:t>Tests</w:t>
      </w:r>
      <w:r>
        <w:t>.</w:t>
      </w:r>
    </w:p>
    <w:p w14:paraId="7A0DB854" w14:textId="1D880CB2" w:rsidR="005F7E37" w:rsidRPr="00232D7C" w:rsidRDefault="005F7E37" w:rsidP="00232D7C">
      <w:r>
        <w:t xml:space="preserve">В проекте </w:t>
      </w:r>
      <w:r>
        <w:rPr>
          <w:lang w:val="en-US"/>
        </w:rPr>
        <w:t>Delivery</w:t>
      </w:r>
      <w:r>
        <w:t>.</w:t>
      </w:r>
      <w:r>
        <w:rPr>
          <w:lang w:val="en-US"/>
        </w:rPr>
        <w:t>Domain</w:t>
      </w:r>
      <w:r>
        <w:t>.</w:t>
      </w:r>
      <w:r>
        <w:rPr>
          <w:lang w:val="en-US"/>
        </w:rPr>
        <w:t>ServiceLayer</w:t>
      </w:r>
      <w:r>
        <w:t>.</w:t>
      </w:r>
      <w:r>
        <w:rPr>
          <w:lang w:val="en-US"/>
        </w:rPr>
        <w:t>Tests</w:t>
      </w:r>
      <w:r w:rsidRPr="005F7E3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t xml:space="preserve">. Пример модульного теста из данного проекта представлен в </w:t>
      </w:r>
      <w:r w:rsidR="00232D7C">
        <w:t xml:space="preserve">прилож. </w:t>
      </w:r>
      <w:r w:rsidR="006E1AB9">
        <w:t>В</w:t>
      </w:r>
      <w:r w:rsidR="00232D7C">
        <w:t xml:space="preserve"> в </w:t>
      </w:r>
      <w:r>
        <w:t xml:space="preserve">листинге </w:t>
      </w:r>
      <w:r w:rsidR="006E1AB9">
        <w:t>В</w:t>
      </w:r>
      <w:r w:rsidR="00232D7C">
        <w:t>.6.</w:t>
      </w:r>
    </w:p>
    <w:p w14:paraId="018BB737" w14:textId="72384193" w:rsidR="005F7E37" w:rsidRDefault="005F7E37" w:rsidP="00232D7C">
      <w:r>
        <w:t xml:space="preserve">В проекте </w:t>
      </w:r>
      <w:r>
        <w:rPr>
          <w:lang w:val="en-US"/>
        </w:rPr>
        <w:t>DeliveryRely</w:t>
      </w:r>
      <w:r>
        <w:t>.</w:t>
      </w:r>
      <w:r>
        <w:rPr>
          <w:lang w:val="en-US"/>
        </w:rPr>
        <w:t>Domain</w:t>
      </w:r>
      <w:r>
        <w:t>.</w:t>
      </w:r>
      <w:r>
        <w:rPr>
          <w:lang w:val="en-US"/>
        </w:rPr>
        <w:t>Tests</w:t>
      </w:r>
      <w:r w:rsidRPr="005F7E37">
        <w:t xml:space="preserve"> </w:t>
      </w:r>
      <w:r>
        <w:t xml:space="preserve">содержатся тесты для методов получения (методы </w:t>
      </w:r>
      <w:r>
        <w:rPr>
          <w:lang w:val="en-US"/>
        </w:rPr>
        <w:t>Get</w:t>
      </w:r>
      <w:r>
        <w:t xml:space="preserve">…), добавления (методы </w:t>
      </w:r>
      <w:r>
        <w:rPr>
          <w:lang w:val="en-US"/>
        </w:rPr>
        <w:t>Insert</w:t>
      </w:r>
      <w:r>
        <w:t xml:space="preserve">…), изменения (методы </w:t>
      </w:r>
      <w:r>
        <w:rPr>
          <w:lang w:val="en-US"/>
        </w:rPr>
        <w:t>Update</w:t>
      </w:r>
      <w:r>
        <w:t xml:space="preserve">…) и удаления (методы </w:t>
      </w:r>
      <w:r>
        <w:rPr>
          <w:lang w:val="en-US"/>
        </w:rPr>
        <w:t>Delete</w:t>
      </w:r>
      <w:r>
        <w:t xml:space="preserve">…) класса </w:t>
      </w:r>
      <w:r>
        <w:rPr>
          <w:lang w:val="en-US"/>
        </w:rPr>
        <w:t>EFRepository</w:t>
      </w:r>
      <w:r>
        <w:t xml:space="preserve">. Пример теста представлен в </w:t>
      </w:r>
      <w:r w:rsidR="00232D7C">
        <w:t xml:space="preserve">прилож. </w:t>
      </w:r>
      <w:r w:rsidR="006E1AB9">
        <w:t>В</w:t>
      </w:r>
      <w:r w:rsidR="00232D7C">
        <w:t xml:space="preserve"> в </w:t>
      </w:r>
      <w:r>
        <w:t xml:space="preserve">листинге </w:t>
      </w:r>
      <w:r w:rsidR="006E1AB9">
        <w:t>В</w:t>
      </w:r>
      <w:r w:rsidR="00232D7C">
        <w:t>.7</w:t>
      </w:r>
      <w:r>
        <w:t>.</w:t>
      </w:r>
    </w:p>
    <w:p w14:paraId="75535641" w14:textId="1DE126EA" w:rsidR="005F7E37" w:rsidRDefault="005F7E37" w:rsidP="005258C7">
      <w:pPr>
        <w:pStyle w:val="2"/>
      </w:pPr>
      <w:bookmarkStart w:id="187" w:name="_Toc73469590"/>
      <w:bookmarkStart w:id="188" w:name="_Toc73879681"/>
      <w:bookmarkStart w:id="189" w:name="_Toc74085166"/>
      <w:r>
        <w:t>Кроссбраузерное тестирование интерфейсов пользовательской части</w:t>
      </w:r>
      <w:bookmarkEnd w:id="187"/>
      <w:bookmarkEnd w:id="188"/>
      <w:bookmarkEnd w:id="189"/>
    </w:p>
    <w:p w14:paraId="1920DF58" w14:textId="42856BBB" w:rsidR="005F7E37" w:rsidRDefault="005F7E37" w:rsidP="005F7E37">
      <w:r>
        <w:t>Тестирование кроссбраузерности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00564CA4">
        <w:t xml:space="preserve"> </w:t>
      </w:r>
      <w:r>
        <w:t>[</w:t>
      </w:r>
      <w:r w:rsidR="00564CA4">
        <w:fldChar w:fldCharType="begin"/>
      </w:r>
      <w:r w:rsidR="00564CA4">
        <w:instrText xml:space="preserve"> REF _Ref72676344 \r \h </w:instrText>
      </w:r>
      <w:r w:rsidR="00564CA4">
        <w:fldChar w:fldCharType="separate"/>
      </w:r>
      <w:r w:rsidR="00B15ECC">
        <w:t>14</w:t>
      </w:r>
      <w:r w:rsidR="00564CA4">
        <w:fldChar w:fldCharType="end"/>
      </w:r>
      <w:r>
        <w:t>].</w:t>
      </w:r>
    </w:p>
    <w:p w14:paraId="1D2503D2" w14:textId="77777777" w:rsidR="005F7E37" w:rsidRDefault="005F7E37" w:rsidP="005F7E37">
      <w:r>
        <w:t>В рамках данного тестирования в самых распространенных браузерах были проверены основные интерфейсы клиентской части.</w:t>
      </w:r>
    </w:p>
    <w:p w14:paraId="30104264" w14:textId="77777777" w:rsidR="005F7E37" w:rsidRDefault="005F7E37" w:rsidP="005F7E37">
      <w:r>
        <w:t>Список проверяемых браузеров:</w:t>
      </w:r>
    </w:p>
    <w:p w14:paraId="7ACFCB85" w14:textId="77777777" w:rsidR="005F7E37" w:rsidRDefault="005F7E37" w:rsidP="00E87833">
      <w:pPr>
        <w:pStyle w:val="a7"/>
        <w:numPr>
          <w:ilvl w:val="0"/>
          <w:numId w:val="31"/>
        </w:numPr>
      </w:pPr>
      <w:r>
        <w:rPr>
          <w:lang w:val="en-US"/>
        </w:rPr>
        <w:t>Google Chrome</w:t>
      </w:r>
      <w:r>
        <w:t xml:space="preserve"> 89.0;</w:t>
      </w:r>
    </w:p>
    <w:p w14:paraId="10BF9B50" w14:textId="77777777" w:rsidR="005F7E37" w:rsidRDefault="005F7E37" w:rsidP="00E87833">
      <w:pPr>
        <w:pStyle w:val="a7"/>
        <w:numPr>
          <w:ilvl w:val="0"/>
          <w:numId w:val="31"/>
        </w:numPr>
      </w:pPr>
      <w:r>
        <w:rPr>
          <w:lang w:val="en-US"/>
        </w:rPr>
        <w:t>Safari</w:t>
      </w:r>
      <w:r>
        <w:t xml:space="preserve"> 14;</w:t>
      </w:r>
    </w:p>
    <w:p w14:paraId="21B6186B" w14:textId="77777777" w:rsidR="005F7E37" w:rsidRDefault="005F7E37" w:rsidP="00E87833">
      <w:pPr>
        <w:pStyle w:val="a7"/>
        <w:numPr>
          <w:ilvl w:val="0"/>
          <w:numId w:val="31"/>
        </w:numPr>
      </w:pPr>
      <w:r>
        <w:rPr>
          <w:lang w:val="en-US"/>
        </w:rPr>
        <w:t>Mozilla Firefox</w:t>
      </w:r>
      <w:r>
        <w:t xml:space="preserve"> 91.6 </w:t>
      </w:r>
      <w:r>
        <w:rPr>
          <w:lang w:val="en-US"/>
        </w:rPr>
        <w:t>ESR</w:t>
      </w:r>
      <w:r>
        <w:t>;</w:t>
      </w:r>
    </w:p>
    <w:p w14:paraId="61D377DE" w14:textId="77777777" w:rsidR="005F7E37" w:rsidRDefault="005F7E37" w:rsidP="00E87833">
      <w:pPr>
        <w:pStyle w:val="a7"/>
        <w:numPr>
          <w:ilvl w:val="0"/>
          <w:numId w:val="31"/>
        </w:numPr>
      </w:pPr>
      <w:r>
        <w:rPr>
          <w:lang w:val="en-US"/>
        </w:rPr>
        <w:t>Opera</w:t>
      </w:r>
      <w:r>
        <w:t xml:space="preserve"> 12.</w:t>
      </w:r>
    </w:p>
    <w:p w14:paraId="08AA65EE" w14:textId="77777777" w:rsidR="005F7E37" w:rsidRDefault="005F7E37" w:rsidP="005F7E37">
      <w:r>
        <w:lastRenderedPageBreak/>
        <w:t>Список сравниваемых интерфейсов:</w:t>
      </w:r>
    </w:p>
    <w:p w14:paraId="0C150C9E" w14:textId="77777777" w:rsidR="005F7E37" w:rsidRDefault="005F7E37" w:rsidP="00E87833">
      <w:pPr>
        <w:pStyle w:val="a7"/>
        <w:numPr>
          <w:ilvl w:val="0"/>
          <w:numId w:val="32"/>
        </w:numPr>
      </w:pPr>
      <w:r>
        <w:t>страница авторизации;</w:t>
      </w:r>
    </w:p>
    <w:p w14:paraId="1E91C2DF" w14:textId="77777777" w:rsidR="005F7E37" w:rsidRDefault="005F7E37" w:rsidP="00E87833">
      <w:pPr>
        <w:pStyle w:val="a7"/>
        <w:numPr>
          <w:ilvl w:val="0"/>
          <w:numId w:val="32"/>
        </w:numPr>
      </w:pPr>
      <w:r>
        <w:t>главная страница;</w:t>
      </w:r>
    </w:p>
    <w:p w14:paraId="58EDA4B3" w14:textId="77777777" w:rsidR="005F7E37" w:rsidRDefault="005F7E37" w:rsidP="00E87833">
      <w:pPr>
        <w:pStyle w:val="a7"/>
        <w:numPr>
          <w:ilvl w:val="0"/>
          <w:numId w:val="32"/>
        </w:numPr>
      </w:pPr>
      <w:r>
        <w:t>список сервисов доставки;</w:t>
      </w:r>
    </w:p>
    <w:p w14:paraId="2FD45001" w14:textId="77777777" w:rsidR="005F7E37" w:rsidRDefault="005F7E37" w:rsidP="00E87833">
      <w:pPr>
        <w:pStyle w:val="a7"/>
        <w:numPr>
          <w:ilvl w:val="0"/>
          <w:numId w:val="32"/>
        </w:numPr>
      </w:pPr>
      <w:r>
        <w:t>список сообщений;</w:t>
      </w:r>
    </w:p>
    <w:p w14:paraId="7F0DFC31" w14:textId="77777777" w:rsidR="005F7E37" w:rsidRDefault="005F7E37" w:rsidP="00E87833">
      <w:pPr>
        <w:pStyle w:val="a7"/>
        <w:numPr>
          <w:ilvl w:val="0"/>
          <w:numId w:val="32"/>
        </w:numPr>
      </w:pPr>
      <w:r>
        <w:t>список контактов;</w:t>
      </w:r>
    </w:p>
    <w:p w14:paraId="5690EF17" w14:textId="77777777" w:rsidR="005F7E37" w:rsidRDefault="005F7E37" w:rsidP="00E87833">
      <w:pPr>
        <w:pStyle w:val="a7"/>
        <w:numPr>
          <w:ilvl w:val="0"/>
          <w:numId w:val="32"/>
        </w:numPr>
      </w:pPr>
      <w:r>
        <w:t>страница создания сообщения.</w:t>
      </w:r>
    </w:p>
    <w:p w14:paraId="085A3F86" w14:textId="7527084C" w:rsidR="005F7E37" w:rsidRDefault="005F7E37" w:rsidP="00CC0252">
      <w:r>
        <w:t xml:space="preserve">В качестве примера приводятся скриншоты интерфейсов страницы сообщений в браузерах </w:t>
      </w:r>
      <w:r>
        <w:rPr>
          <w:lang w:val="en-US"/>
        </w:rPr>
        <w:t>Google</w:t>
      </w:r>
      <w:r w:rsidRPr="005F7E37">
        <w:t xml:space="preserve"> </w:t>
      </w:r>
      <w:r>
        <w:rPr>
          <w:lang w:val="en-US"/>
        </w:rPr>
        <w:t>Chrome</w:t>
      </w:r>
      <w:r w:rsidRPr="005F7E37">
        <w:t xml:space="preserve"> </w:t>
      </w:r>
      <w:r>
        <w:t xml:space="preserve">(рис. </w:t>
      </w:r>
      <w:r w:rsidR="005258C7" w:rsidRPr="005258C7">
        <w:t>5</w:t>
      </w:r>
      <w:r>
        <w:t xml:space="preserve">.1) и </w:t>
      </w:r>
      <w:r>
        <w:rPr>
          <w:lang w:val="en-US"/>
        </w:rPr>
        <w:t>Opera</w:t>
      </w:r>
      <w:r w:rsidRPr="005F7E37">
        <w:t xml:space="preserve"> </w:t>
      </w:r>
      <w:r>
        <w:t xml:space="preserve">(рис. </w:t>
      </w:r>
      <w:r w:rsidR="005258C7" w:rsidRPr="005258C7">
        <w:t>5</w:t>
      </w:r>
      <w:r>
        <w:t>.2).</w:t>
      </w:r>
    </w:p>
    <w:p w14:paraId="75762FB6" w14:textId="3BB1B437" w:rsidR="00CC0252" w:rsidRDefault="00CC0252" w:rsidP="00CC0252">
      <w:r>
        <w:t xml:space="preserve">По итогам данного тестирования были выявлены определенные особенности отображения интерфейсов в некоторых браузерах. Например, последний столбец в компоненте таблицы из библиотеки </w:t>
      </w:r>
      <w:r>
        <w:rPr>
          <w:lang w:val="en-US"/>
        </w:rPr>
        <w:t>Material</w:t>
      </w:r>
      <w:r w:rsidRPr="00CC0252">
        <w:t xml:space="preserve"> </w:t>
      </w:r>
      <w:r>
        <w:t xml:space="preserve">отображался некорректно в браузере </w:t>
      </w:r>
      <w:r>
        <w:rPr>
          <w:lang w:val="en-US"/>
        </w:rPr>
        <w:t>Mozilla</w:t>
      </w:r>
      <w:r w:rsidRPr="00CC0252">
        <w:t xml:space="preserve"> </w:t>
      </w:r>
      <w:r>
        <w:rPr>
          <w:lang w:val="en-US"/>
        </w:rPr>
        <w:t>Firefox</w:t>
      </w:r>
      <w:r>
        <w:t>, из-за чего таблица становилась шире, в браузере появлялась горизонтальная полоса прокрутки, и не было видно столбца с доступными действиями.</w:t>
      </w:r>
    </w:p>
    <w:p w14:paraId="2B5B6C9C" w14:textId="512E405A" w:rsidR="00CC0252" w:rsidRPr="00CC0252" w:rsidRDefault="00873B6D" w:rsidP="00CC0252">
      <w:r>
        <w:t>Данная ошибка была исправлена изменением стилей таблицы, после чего поведение таблицы во всех браузерах стало идентичным и корректным.</w:t>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6F95432A" w14:textId="77777777" w:rsidTr="00CC0252">
        <w:trPr>
          <w:cantSplit/>
          <w:trHeight w:val="14034"/>
        </w:trPr>
        <w:tc>
          <w:tcPr>
            <w:tcW w:w="1254" w:type="dxa"/>
            <w:tcBorders>
              <w:top w:val="nil"/>
              <w:left w:val="nil"/>
              <w:bottom w:val="nil"/>
              <w:right w:val="nil"/>
            </w:tcBorders>
            <w:textDirection w:val="btLr"/>
          </w:tcPr>
          <w:p w14:paraId="4482F8F2" w14:textId="7F98AF3E" w:rsidR="00CC0252" w:rsidRDefault="00CC0252" w:rsidP="00CC0252">
            <w:pPr>
              <w:pStyle w:val="affffff4"/>
            </w:pPr>
            <w:r>
              <w:lastRenderedPageBreak/>
              <w:t xml:space="preserve">Рис. </w:t>
            </w:r>
            <w:r w:rsidRPr="00216C09">
              <w:t>5</w:t>
            </w:r>
            <w:r>
              <w:t xml:space="preserve">.1. Список сообщений в </w:t>
            </w:r>
            <w:r>
              <w:rPr>
                <w:lang w:val="en-US"/>
              </w:rPr>
              <w:t>Google</w:t>
            </w:r>
            <w:r w:rsidRPr="005F7E37">
              <w:t xml:space="preserve"> </w:t>
            </w:r>
            <w:r>
              <w:rPr>
                <w:lang w:val="en-US"/>
              </w:rPr>
              <w:t>Chrome</w:t>
            </w:r>
          </w:p>
        </w:tc>
      </w:tr>
    </w:tbl>
    <w:p w14:paraId="15E648EA" w14:textId="7DF6C017" w:rsidR="00CC0252" w:rsidRDefault="00CC0252" w:rsidP="00CC0252">
      <w:pPr>
        <w:ind w:firstLine="0"/>
        <w:jc w:val="left"/>
        <w:rPr>
          <w:color w:val="000000" w:themeColor="text1"/>
        </w:rPr>
      </w:pPr>
      <w:r>
        <w:rPr>
          <w:noProof/>
          <w:lang w:eastAsia="ru-RU"/>
        </w:rPr>
        <w:drawing>
          <wp:inline distT="0" distB="0" distL="0" distR="0" wp14:anchorId="7E3420B9" wp14:editId="1E0DDFFE">
            <wp:extent cx="9251455" cy="4995251"/>
            <wp:effectExtent l="0" t="5397" r="1587" b="1588"/>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9270820" cy="5005707"/>
                    </a:xfrm>
                    <a:prstGeom prst="rect">
                      <a:avLst/>
                    </a:prstGeom>
                    <a:noFill/>
                    <a:ln>
                      <a:noFill/>
                    </a:ln>
                  </pic:spPr>
                </pic:pic>
              </a:graphicData>
            </a:graphic>
          </wp:inline>
        </w:drawing>
      </w:r>
      <w:r>
        <w:br w:type="page"/>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35472C8F" w14:textId="77777777" w:rsidTr="00321997">
        <w:trPr>
          <w:cantSplit/>
          <w:trHeight w:val="14034"/>
        </w:trPr>
        <w:tc>
          <w:tcPr>
            <w:tcW w:w="1254" w:type="dxa"/>
            <w:tcBorders>
              <w:top w:val="nil"/>
              <w:left w:val="nil"/>
              <w:bottom w:val="nil"/>
              <w:right w:val="nil"/>
            </w:tcBorders>
            <w:textDirection w:val="btLr"/>
          </w:tcPr>
          <w:p w14:paraId="76730301" w14:textId="28EE3060" w:rsidR="00CC0252" w:rsidRDefault="00CC0252" w:rsidP="00321997">
            <w:pPr>
              <w:pStyle w:val="affffff4"/>
            </w:pPr>
            <w:r>
              <w:lastRenderedPageBreak/>
              <w:t>Рис.</w:t>
            </w:r>
            <w:r w:rsidRPr="005258C7">
              <w:t>5</w:t>
            </w:r>
            <w:r>
              <w:t xml:space="preserve">.2. Страница сообщений в </w:t>
            </w:r>
            <w:r>
              <w:rPr>
                <w:lang w:val="en-US"/>
              </w:rPr>
              <w:t>Opera</w:t>
            </w:r>
          </w:p>
        </w:tc>
      </w:tr>
    </w:tbl>
    <w:p w14:paraId="57B334E0" w14:textId="32BD62BD" w:rsidR="00CC0252" w:rsidRPr="00CC0252" w:rsidRDefault="00CC0252" w:rsidP="00CC0252">
      <w:pPr>
        <w:ind w:firstLine="0"/>
        <w:jc w:val="left"/>
        <w:rPr>
          <w:color w:val="000000" w:themeColor="text1"/>
        </w:rPr>
      </w:pPr>
      <w:r>
        <w:rPr>
          <w:b/>
          <w:i/>
          <w:noProof/>
          <w:lang w:eastAsia="ru-RU"/>
        </w:rPr>
        <w:drawing>
          <wp:inline distT="0" distB="0" distL="0" distR="0" wp14:anchorId="36425DB6" wp14:editId="74185E50">
            <wp:extent cx="9288493" cy="5015250"/>
            <wp:effectExtent l="2858"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9301620" cy="5022338"/>
                    </a:xfrm>
                    <a:prstGeom prst="rect">
                      <a:avLst/>
                    </a:prstGeom>
                    <a:noFill/>
                    <a:ln>
                      <a:noFill/>
                    </a:ln>
                  </pic:spPr>
                </pic:pic>
              </a:graphicData>
            </a:graphic>
          </wp:inline>
        </w:drawing>
      </w:r>
      <w:r>
        <w:br w:type="page"/>
      </w:r>
    </w:p>
    <w:p w14:paraId="56F6AC36" w14:textId="77777777" w:rsidR="00C85617" w:rsidRDefault="00C85617" w:rsidP="0092282C">
      <w:pPr>
        <w:pStyle w:val="1"/>
      </w:pPr>
      <w:bookmarkStart w:id="190" w:name="_Toc74085167"/>
      <w:r>
        <w:lastRenderedPageBreak/>
        <w:t>ОРГАНИЗАЦИОННАЯ ЧАСТЬ</w:t>
      </w:r>
      <w:bookmarkEnd w:id="190"/>
    </w:p>
    <w:p w14:paraId="5BFE4272" w14:textId="77E8C737" w:rsidR="003E5737" w:rsidRDefault="000A31F4" w:rsidP="000A31F4">
      <w:pPr>
        <w:pStyle w:val="aff0"/>
        <w:rPr>
          <w:szCs w:val="28"/>
        </w:rPr>
      </w:pPr>
      <w:r>
        <w:rPr>
          <w:szCs w:val="28"/>
        </w:rPr>
        <w:t>Тема дипломной работы связана с разработкой</w:t>
      </w:r>
      <w:r>
        <w:t xml:space="preserve"> программно</w:t>
      </w:r>
      <w:r w:rsidR="005258C7">
        <w:t>го комплекса управления надежной</w:t>
      </w:r>
      <w:r>
        <w:t xml:space="preserve"> отправки электронных писем,</w:t>
      </w:r>
      <w:r>
        <w:rPr>
          <w:szCs w:val="28"/>
        </w:rPr>
        <w:t xml:space="preserve"> предусматривающей эксплуатацию вычислительной техники и решение задач в помещениях, оборудованных ПЭВМ.</w:t>
      </w:r>
      <w:r w:rsidR="003E5737">
        <w:rPr>
          <w:szCs w:val="28"/>
        </w:rPr>
        <w:t xml:space="preserve"> </w:t>
      </w:r>
    </w:p>
    <w:p w14:paraId="655EE5FD" w14:textId="709FC9AA" w:rsidR="00A75C5E" w:rsidRDefault="00A75C5E" w:rsidP="00A75C5E">
      <w:pPr>
        <w:pStyle w:val="affffffc"/>
      </w:pPr>
      <w:r>
        <w:t>Все требования к помещению и используемому компьютерному оборудованию отражены в Санитарных правилах и нормах СанПиН 2.2.2/2.4.1340-03 "Гигиенические требования к персональным электронно-вычислительным машинам и организации работы" [</w:t>
      </w:r>
      <w:r w:rsidR="009125ED">
        <w:t>28</w:t>
      </w:r>
      <w:r>
        <w:t>] и приведены в прилож.</w:t>
      </w:r>
      <w:r w:rsidR="00DB101A">
        <w:t> </w:t>
      </w:r>
      <w:r w:rsidR="006E1AB9">
        <w:t>Б</w:t>
      </w:r>
      <w:r>
        <w:t>.</w:t>
      </w:r>
    </w:p>
    <w:p w14:paraId="1EE9CC67" w14:textId="3907F328" w:rsidR="003E5737" w:rsidRDefault="003E5737" w:rsidP="003E5737">
      <w:pPr>
        <w:pStyle w:val="affffffc"/>
      </w:pPr>
      <w:r>
        <w:rPr>
          <w:shd w:val="clear" w:color="auto" w:fill="FFFFFF"/>
        </w:rPr>
        <w:t>При проектировании рабочего места должна быть решена проблема освещения как искусственного, так и естественного.</w:t>
      </w:r>
    </w:p>
    <w:p w14:paraId="1688A390" w14:textId="3BC5169F" w:rsidR="003E5737" w:rsidRPr="00EF567C" w:rsidRDefault="003E5737" w:rsidP="003E5737">
      <w:pPr>
        <w:pStyle w:val="aff0"/>
      </w:pPr>
      <w:r>
        <w:t>Заданные параметры:</w:t>
      </w:r>
    </w:p>
    <w:p w14:paraId="12F79AF7" w14:textId="77777777" w:rsidR="003E5737" w:rsidRDefault="003E5737" w:rsidP="00E87833">
      <w:pPr>
        <w:pStyle w:val="a0"/>
        <w:numPr>
          <w:ilvl w:val="0"/>
          <w:numId w:val="27"/>
        </w:numPr>
      </w:pPr>
      <w:r>
        <w:t>тип лампы – люминесцентная;</w:t>
      </w:r>
    </w:p>
    <w:p w14:paraId="4000AC6E" w14:textId="77777777" w:rsidR="003E5737" w:rsidRDefault="003E5737" w:rsidP="00E87833">
      <w:pPr>
        <w:pStyle w:val="a0"/>
        <w:numPr>
          <w:ilvl w:val="0"/>
          <w:numId w:val="27"/>
        </w:numPr>
      </w:pPr>
      <w:r>
        <w:t>тип светильника – ЛД;</w:t>
      </w:r>
    </w:p>
    <w:p w14:paraId="74E3C25D" w14:textId="77777777" w:rsidR="003E5737" w:rsidRDefault="003E5737" w:rsidP="00E87833">
      <w:pPr>
        <w:pStyle w:val="a0"/>
        <w:numPr>
          <w:ilvl w:val="0"/>
          <w:numId w:val="27"/>
        </w:numPr>
      </w:pPr>
      <w:r>
        <w:t xml:space="preserve">освещенность – </w:t>
      </w:r>
      <w:r w:rsidRPr="00961076">
        <w:rPr>
          <w:i/>
        </w:rPr>
        <w:t>E</w:t>
      </w:r>
      <w:r>
        <w:t xml:space="preserve"> = 300 лк;</w:t>
      </w:r>
    </w:p>
    <w:p w14:paraId="60A451C9" w14:textId="77777777" w:rsidR="003E5737" w:rsidRDefault="003E5737" w:rsidP="00E87833">
      <w:pPr>
        <w:pStyle w:val="a0"/>
        <w:numPr>
          <w:ilvl w:val="0"/>
          <w:numId w:val="27"/>
        </w:numPr>
        <w:rPr>
          <w:i/>
        </w:rPr>
      </w:pPr>
      <w:r>
        <w:t xml:space="preserve">высота помещения – </w:t>
      </w:r>
      <w:r>
        <w:rPr>
          <w:i/>
          <w:lang w:val="en-US"/>
        </w:rPr>
        <w:t>H</w:t>
      </w:r>
      <w:r w:rsidRPr="00602595">
        <w:rPr>
          <w:i/>
        </w:rPr>
        <w:t xml:space="preserve"> </w:t>
      </w:r>
      <w:r>
        <w:t>= 3,3 м</w:t>
      </w:r>
      <w:r>
        <w:rPr>
          <w:i/>
        </w:rPr>
        <w:t>;</w:t>
      </w:r>
    </w:p>
    <w:p w14:paraId="1AE26A5B" w14:textId="77777777" w:rsidR="003E5737" w:rsidRPr="00602595" w:rsidRDefault="003E5737" w:rsidP="00E87833">
      <w:pPr>
        <w:pStyle w:val="a0"/>
        <w:numPr>
          <w:ilvl w:val="0"/>
          <w:numId w:val="27"/>
        </w:numPr>
      </w:pPr>
      <w:r>
        <w:t xml:space="preserve">длина помещения – </w:t>
      </w:r>
      <w:r>
        <w:rPr>
          <w:i/>
        </w:rPr>
        <w:t>a</w:t>
      </w:r>
      <w:r>
        <w:t xml:space="preserve"> = 9 м;</w:t>
      </w:r>
    </w:p>
    <w:p w14:paraId="7B16F2D5" w14:textId="77777777" w:rsidR="003E5737" w:rsidRDefault="003E5737" w:rsidP="00E87833">
      <w:pPr>
        <w:pStyle w:val="a0"/>
        <w:numPr>
          <w:ilvl w:val="0"/>
          <w:numId w:val="27"/>
        </w:numPr>
      </w:pPr>
      <w:r>
        <w:t xml:space="preserve">ширина помещения – </w:t>
      </w:r>
      <w:r>
        <w:rPr>
          <w:i/>
        </w:rPr>
        <w:t>b</w:t>
      </w:r>
      <w:r>
        <w:t xml:space="preserve"> = 4 м;</w:t>
      </w:r>
    </w:p>
    <w:p w14:paraId="3A6EC40C" w14:textId="77777777" w:rsidR="003E5737" w:rsidRDefault="003E5737" w:rsidP="00E87833">
      <w:pPr>
        <w:pStyle w:val="a0"/>
        <w:numPr>
          <w:ilvl w:val="0"/>
          <w:numId w:val="27"/>
        </w:numPr>
      </w:pPr>
      <w:r>
        <w:t xml:space="preserve">высота подвеса светильника – </w:t>
      </w:r>
      <w:r>
        <w:rPr>
          <w:i/>
        </w:rPr>
        <w:t>hp</w:t>
      </w:r>
      <w:r>
        <w:t xml:space="preserve"> = 2,5 м.</w:t>
      </w:r>
    </w:p>
    <w:p w14:paraId="5E84133A" w14:textId="7317470B" w:rsidR="003E5737" w:rsidRDefault="003E5737" w:rsidP="00A75C5E">
      <w:pPr>
        <w:pStyle w:val="affffffc"/>
      </w:pPr>
      <w:r>
        <w:t xml:space="preserve">Результаты расчетов освещения обобщены в таблице 6.1, схема расположения светильников представлена на рис. 6.1, а сами расчеты представлены в прилож. </w:t>
      </w:r>
      <w:r w:rsidR="006E1AB9">
        <w:t>В</w:t>
      </w:r>
      <w:r>
        <w:t>.</w:t>
      </w:r>
    </w:p>
    <w:p w14:paraId="0292F4EE" w14:textId="77777777" w:rsidR="003E5737" w:rsidRDefault="003E5737" w:rsidP="003E5737">
      <w:pPr>
        <w:pStyle w:val="affffffc"/>
        <w:ind w:firstLine="0"/>
        <w:jc w:val="right"/>
        <w:rPr>
          <w:b/>
        </w:rPr>
      </w:pPr>
      <w:r>
        <w:rPr>
          <w:b/>
        </w:rPr>
        <w:t>Таблица 6.1</w:t>
      </w:r>
    </w:p>
    <w:p w14:paraId="5ACB0F46" w14:textId="77777777" w:rsidR="003E5737" w:rsidRDefault="003E5737" w:rsidP="003E5737">
      <w:pPr>
        <w:pStyle w:val="affffff4"/>
      </w:pPr>
      <w:r>
        <w:t>Результаты расчётов параметров осветительной установки</w:t>
      </w:r>
    </w:p>
    <w:p w14:paraId="3B15CED8" w14:textId="77777777" w:rsidR="003E5737" w:rsidRDefault="003E5737" w:rsidP="003E5737">
      <w:pPr>
        <w:pStyle w:val="221"/>
        <w:spacing w:after="0"/>
        <w:ind w:firstLine="709"/>
        <w:rPr>
          <w:snapToGrid w:val="0"/>
          <w:sz w:val="20"/>
        </w:rPr>
      </w:pPr>
    </w:p>
    <w:tbl>
      <w:tblPr>
        <w:tblW w:w="9804"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67"/>
        <w:gridCol w:w="1077"/>
        <w:gridCol w:w="1268"/>
        <w:gridCol w:w="1332"/>
        <w:gridCol w:w="1285"/>
        <w:gridCol w:w="1552"/>
        <w:gridCol w:w="1395"/>
        <w:gridCol w:w="1328"/>
      </w:tblGrid>
      <w:tr w:rsidR="003E5737" w14:paraId="580C1025" w14:textId="77777777" w:rsidTr="005819D1">
        <w:trPr>
          <w:trHeight w:val="549"/>
        </w:trPr>
        <w:tc>
          <w:tcPr>
            <w:tcW w:w="567" w:type="dxa"/>
            <w:vMerge w:val="restart"/>
            <w:tcBorders>
              <w:top w:val="single" w:sz="12" w:space="0" w:color="auto"/>
              <w:left w:val="single" w:sz="12" w:space="0" w:color="auto"/>
              <w:bottom w:val="single" w:sz="12" w:space="0" w:color="auto"/>
              <w:right w:val="single" w:sz="12" w:space="0" w:color="auto"/>
            </w:tcBorders>
            <w:vAlign w:val="center"/>
            <w:hideMark/>
          </w:tcPr>
          <w:p w14:paraId="4EACF9D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w:t>
            </w:r>
          </w:p>
          <w:p w14:paraId="5CFA01A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w:t>
            </w:r>
            <w:r>
              <w:rPr>
                <w:snapToGrid w:val="0"/>
                <w:sz w:val="24"/>
                <w:szCs w:val="24"/>
                <w:lang w:val="en-US" w:eastAsia="en-US"/>
              </w:rPr>
              <w:t>/</w:t>
            </w:r>
            <w:r>
              <w:rPr>
                <w:snapToGrid w:val="0"/>
                <w:sz w:val="24"/>
                <w:szCs w:val="24"/>
                <w:lang w:eastAsia="en-US"/>
              </w:rPr>
              <w:t>п</w:t>
            </w:r>
          </w:p>
        </w:tc>
        <w:tc>
          <w:tcPr>
            <w:tcW w:w="1077" w:type="dxa"/>
            <w:vMerge w:val="restart"/>
            <w:tcBorders>
              <w:top w:val="single" w:sz="12" w:space="0" w:color="auto"/>
              <w:left w:val="single" w:sz="12" w:space="0" w:color="auto"/>
              <w:bottom w:val="single" w:sz="12" w:space="0" w:color="auto"/>
              <w:right w:val="single" w:sz="12" w:space="0" w:color="auto"/>
            </w:tcBorders>
            <w:vAlign w:val="center"/>
            <w:hideMark/>
          </w:tcPr>
          <w:p w14:paraId="7E1F2FB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Тип</w:t>
            </w:r>
          </w:p>
          <w:p w14:paraId="0D77B3CB"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w:t>
            </w:r>
          </w:p>
        </w:tc>
        <w:tc>
          <w:tcPr>
            <w:tcW w:w="1268" w:type="dxa"/>
            <w:vMerge w:val="restart"/>
            <w:tcBorders>
              <w:top w:val="single" w:sz="12" w:space="0" w:color="auto"/>
              <w:left w:val="single" w:sz="12" w:space="0" w:color="auto"/>
              <w:bottom w:val="single" w:sz="12" w:space="0" w:color="auto"/>
              <w:right w:val="single" w:sz="12" w:space="0" w:color="auto"/>
            </w:tcBorders>
            <w:vAlign w:val="center"/>
            <w:hideMark/>
          </w:tcPr>
          <w:p w14:paraId="44391A8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Световой</w:t>
            </w:r>
          </w:p>
          <w:p w14:paraId="5DBBBE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поток лампы </w:t>
            </w:r>
            <w:r>
              <w:rPr>
                <w:b/>
                <w:snapToGrid w:val="0"/>
                <w:sz w:val="24"/>
                <w:szCs w:val="24"/>
                <w:lang w:eastAsia="en-US"/>
              </w:rPr>
              <w:t>Ф</w:t>
            </w:r>
            <w:r>
              <w:rPr>
                <w:snapToGrid w:val="0"/>
                <w:sz w:val="24"/>
                <w:szCs w:val="24"/>
                <w:lang w:eastAsia="en-US"/>
              </w:rPr>
              <w:t>, лм</w:t>
            </w:r>
          </w:p>
        </w:tc>
        <w:tc>
          <w:tcPr>
            <w:tcW w:w="2617" w:type="dxa"/>
            <w:gridSpan w:val="2"/>
            <w:tcBorders>
              <w:top w:val="single" w:sz="12" w:space="0" w:color="auto"/>
              <w:left w:val="single" w:sz="12" w:space="0" w:color="auto"/>
              <w:bottom w:val="single" w:sz="4" w:space="0" w:color="auto"/>
              <w:right w:val="single" w:sz="12" w:space="0" w:color="auto"/>
            </w:tcBorders>
            <w:vAlign w:val="center"/>
            <w:hideMark/>
          </w:tcPr>
          <w:p w14:paraId="068A1DB0" w14:textId="77777777" w:rsidR="003E5737" w:rsidRDefault="003E5737" w:rsidP="005819D1">
            <w:pPr>
              <w:pStyle w:val="221"/>
              <w:spacing w:after="0" w:line="252" w:lineRule="auto"/>
              <w:ind w:firstLine="0"/>
              <w:jc w:val="center"/>
              <w:rPr>
                <w:snapToGrid w:val="0"/>
                <w:sz w:val="24"/>
                <w:szCs w:val="24"/>
                <w:lang w:eastAsia="en-US"/>
              </w:rPr>
            </w:pPr>
            <w:r>
              <w:rPr>
                <w:sz w:val="24"/>
                <w:szCs w:val="24"/>
                <w:lang w:eastAsia="en-US"/>
              </w:rPr>
              <w:t>Количество</w:t>
            </w:r>
            <w:r>
              <w:rPr>
                <w:snapToGrid w:val="0"/>
                <w:sz w:val="24"/>
                <w:szCs w:val="24"/>
                <w:lang w:eastAsia="en-US"/>
              </w:rPr>
              <w:t xml:space="preserve"> </w:t>
            </w:r>
          </w:p>
          <w:p w14:paraId="7BA1A314"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светильников</w:t>
            </w:r>
          </w:p>
        </w:tc>
        <w:tc>
          <w:tcPr>
            <w:tcW w:w="1552" w:type="dxa"/>
            <w:vMerge w:val="restart"/>
            <w:tcBorders>
              <w:top w:val="single" w:sz="12" w:space="0" w:color="auto"/>
              <w:left w:val="single" w:sz="12" w:space="0" w:color="auto"/>
              <w:bottom w:val="single" w:sz="12" w:space="0" w:color="auto"/>
              <w:right w:val="single" w:sz="12" w:space="0" w:color="auto"/>
            </w:tcBorders>
            <w:vAlign w:val="center"/>
            <w:hideMark/>
          </w:tcPr>
          <w:p w14:paraId="02FA34A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Отклонение</w:t>
            </w:r>
          </w:p>
          <w:p w14:paraId="53C36E72" w14:textId="77777777" w:rsidR="003E5737" w:rsidRDefault="003E5737" w:rsidP="005819D1">
            <w:pPr>
              <w:pStyle w:val="221"/>
              <w:spacing w:after="0" w:line="252" w:lineRule="auto"/>
              <w:ind w:firstLine="0"/>
              <w:jc w:val="center"/>
              <w:rPr>
                <w:snapToGrid w:val="0"/>
                <w:sz w:val="24"/>
                <w:szCs w:val="24"/>
                <w:lang w:eastAsia="en-US"/>
              </w:rPr>
            </w:pPr>
            <w:r>
              <w:rPr>
                <w:b/>
                <w:snapToGrid w:val="0"/>
                <w:sz w:val="24"/>
                <w:szCs w:val="24"/>
                <w:lang w:val="en-US" w:eastAsia="en-US"/>
              </w:rPr>
              <w:t>n</w:t>
            </w:r>
            <w:r>
              <w:rPr>
                <w:b/>
                <w:snapToGrid w:val="0"/>
                <w:sz w:val="24"/>
                <w:szCs w:val="24"/>
                <w:vertAlign w:val="subscript"/>
                <w:lang w:eastAsia="en-US"/>
              </w:rPr>
              <w:t>пр</w:t>
            </w:r>
            <w:r>
              <w:rPr>
                <w:snapToGrid w:val="0"/>
                <w:sz w:val="24"/>
                <w:szCs w:val="24"/>
                <w:lang w:eastAsia="en-US"/>
              </w:rPr>
              <w:t xml:space="preserve"> от </w:t>
            </w:r>
            <w:r>
              <w:rPr>
                <w:b/>
                <w:snapToGrid w:val="0"/>
                <w:sz w:val="24"/>
                <w:szCs w:val="24"/>
                <w:lang w:val="en-US" w:eastAsia="en-US"/>
              </w:rPr>
              <w:t>n</w:t>
            </w:r>
            <w:r>
              <w:rPr>
                <w:b/>
                <w:snapToGrid w:val="0"/>
                <w:sz w:val="24"/>
                <w:szCs w:val="24"/>
                <w:vertAlign w:val="subscript"/>
                <w:lang w:eastAsia="en-US"/>
              </w:rPr>
              <w:t>расч</w:t>
            </w:r>
            <w:r>
              <w:rPr>
                <w:snapToGrid w:val="0"/>
                <w:sz w:val="24"/>
                <w:szCs w:val="24"/>
                <w:lang w:eastAsia="en-US"/>
              </w:rPr>
              <w:t>, %</w:t>
            </w:r>
          </w:p>
        </w:tc>
        <w:tc>
          <w:tcPr>
            <w:tcW w:w="1395" w:type="dxa"/>
            <w:vMerge w:val="restart"/>
            <w:tcBorders>
              <w:top w:val="single" w:sz="12" w:space="0" w:color="auto"/>
              <w:left w:val="single" w:sz="12" w:space="0" w:color="auto"/>
              <w:bottom w:val="single" w:sz="12" w:space="0" w:color="auto"/>
              <w:right w:val="single" w:sz="12" w:space="0" w:color="auto"/>
            </w:tcBorders>
            <w:vAlign w:val="center"/>
            <w:hideMark/>
          </w:tcPr>
          <w:p w14:paraId="0B70DB9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Мощность</w:t>
            </w:r>
          </w:p>
          <w:p w14:paraId="03A507F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 Вт</w:t>
            </w:r>
          </w:p>
        </w:tc>
        <w:tc>
          <w:tcPr>
            <w:tcW w:w="1328" w:type="dxa"/>
            <w:vMerge w:val="restart"/>
            <w:tcBorders>
              <w:top w:val="single" w:sz="12" w:space="0" w:color="auto"/>
              <w:left w:val="single" w:sz="12" w:space="0" w:color="auto"/>
              <w:bottom w:val="single" w:sz="12" w:space="0" w:color="auto"/>
              <w:right w:val="single" w:sz="12" w:space="0" w:color="auto"/>
            </w:tcBorders>
            <w:vAlign w:val="center"/>
            <w:hideMark/>
          </w:tcPr>
          <w:p w14:paraId="6D2FA64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Полная мощность </w:t>
            </w:r>
            <w:r>
              <w:rPr>
                <w:b/>
                <w:snapToGrid w:val="0"/>
                <w:sz w:val="24"/>
                <w:szCs w:val="24"/>
                <w:lang w:val="en-US" w:eastAsia="en-US"/>
              </w:rPr>
              <w:t>N</w:t>
            </w:r>
            <w:r>
              <w:rPr>
                <w:snapToGrid w:val="0"/>
                <w:sz w:val="24"/>
                <w:szCs w:val="24"/>
                <w:lang w:eastAsia="en-US"/>
              </w:rPr>
              <w:t>, Вт</w:t>
            </w:r>
          </w:p>
        </w:tc>
      </w:tr>
      <w:tr w:rsidR="003E5737" w14:paraId="2EC9E037" w14:textId="77777777" w:rsidTr="005819D1">
        <w:tc>
          <w:tcPr>
            <w:tcW w:w="0" w:type="auto"/>
            <w:vMerge/>
            <w:tcBorders>
              <w:top w:val="single" w:sz="12" w:space="0" w:color="auto"/>
              <w:left w:val="single" w:sz="12" w:space="0" w:color="auto"/>
              <w:bottom w:val="single" w:sz="12" w:space="0" w:color="auto"/>
              <w:right w:val="single" w:sz="12" w:space="0" w:color="auto"/>
            </w:tcBorders>
            <w:vAlign w:val="center"/>
            <w:hideMark/>
          </w:tcPr>
          <w:p w14:paraId="61D44790"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27CA3D46"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149D77BB" w14:textId="77777777" w:rsidR="003E5737" w:rsidRDefault="003E5737" w:rsidP="005819D1">
            <w:pPr>
              <w:spacing w:line="256" w:lineRule="auto"/>
              <w:ind w:firstLine="0"/>
              <w:jc w:val="left"/>
              <w:rPr>
                <w:rFonts w:eastAsia="Times New Roman" w:cs="Times New Roman"/>
                <w:snapToGrid w:val="0"/>
                <w:sz w:val="24"/>
                <w:szCs w:val="24"/>
              </w:rPr>
            </w:pPr>
          </w:p>
        </w:tc>
        <w:tc>
          <w:tcPr>
            <w:tcW w:w="1332" w:type="dxa"/>
            <w:tcBorders>
              <w:top w:val="single" w:sz="4" w:space="0" w:color="auto"/>
              <w:left w:val="single" w:sz="12" w:space="0" w:color="auto"/>
              <w:bottom w:val="single" w:sz="12" w:space="0" w:color="auto"/>
              <w:right w:val="single" w:sz="12" w:space="0" w:color="auto"/>
            </w:tcBorders>
            <w:vAlign w:val="center"/>
            <w:hideMark/>
          </w:tcPr>
          <w:p w14:paraId="7806F77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расчётное</w:t>
            </w:r>
          </w:p>
          <w:p w14:paraId="3E510C84" w14:textId="77777777" w:rsidR="003E5737" w:rsidRDefault="003E5737" w:rsidP="005819D1">
            <w:pPr>
              <w:pStyle w:val="221"/>
              <w:spacing w:after="0" w:line="252" w:lineRule="auto"/>
              <w:ind w:firstLine="0"/>
              <w:jc w:val="center"/>
              <w:rPr>
                <w:b/>
                <w:snapToGrid w:val="0"/>
                <w:sz w:val="24"/>
                <w:szCs w:val="24"/>
                <w:vertAlign w:val="subscript"/>
                <w:lang w:eastAsia="en-US"/>
              </w:rPr>
            </w:pPr>
            <w:r>
              <w:rPr>
                <w:b/>
                <w:snapToGrid w:val="0"/>
                <w:sz w:val="24"/>
                <w:szCs w:val="24"/>
                <w:lang w:val="en-US" w:eastAsia="en-US"/>
              </w:rPr>
              <w:t>n</w:t>
            </w:r>
            <w:r>
              <w:rPr>
                <w:b/>
                <w:snapToGrid w:val="0"/>
                <w:sz w:val="24"/>
                <w:szCs w:val="24"/>
                <w:vertAlign w:val="subscript"/>
                <w:lang w:eastAsia="en-US"/>
              </w:rPr>
              <w:t>расч</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4659ED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принятое</w:t>
            </w:r>
          </w:p>
          <w:p w14:paraId="0308C1D7" w14:textId="77777777" w:rsidR="003E5737" w:rsidRDefault="003E5737" w:rsidP="005819D1">
            <w:pPr>
              <w:pStyle w:val="221"/>
              <w:spacing w:after="0" w:line="252" w:lineRule="auto"/>
              <w:ind w:firstLine="0"/>
              <w:jc w:val="center"/>
              <w:rPr>
                <w:snapToGrid w:val="0"/>
                <w:sz w:val="24"/>
                <w:szCs w:val="24"/>
                <w:lang w:eastAsia="en-US"/>
              </w:rPr>
            </w:pPr>
            <w:r>
              <w:rPr>
                <w:b/>
                <w:snapToGrid w:val="0"/>
                <w:sz w:val="24"/>
                <w:szCs w:val="24"/>
                <w:lang w:val="en-US" w:eastAsia="en-US"/>
              </w:rPr>
              <w:t>n</w:t>
            </w:r>
            <w:r>
              <w:rPr>
                <w:b/>
                <w:snapToGrid w:val="0"/>
                <w:sz w:val="24"/>
                <w:szCs w:val="24"/>
                <w:vertAlign w:val="subscript"/>
                <w:lang w:eastAsia="en-US"/>
              </w:rPr>
              <w:t>пр</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0200FF72"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7B545D94"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6E96EB32" w14:textId="77777777" w:rsidR="003E5737" w:rsidRDefault="003E5737" w:rsidP="005819D1">
            <w:pPr>
              <w:spacing w:line="256" w:lineRule="auto"/>
              <w:ind w:firstLine="0"/>
              <w:jc w:val="left"/>
              <w:rPr>
                <w:rFonts w:eastAsia="Times New Roman" w:cs="Times New Roman"/>
                <w:snapToGrid w:val="0"/>
                <w:sz w:val="24"/>
                <w:szCs w:val="24"/>
              </w:rPr>
            </w:pPr>
          </w:p>
        </w:tc>
      </w:tr>
      <w:tr w:rsidR="003E5737" w14:paraId="3AC843AA" w14:textId="77777777" w:rsidTr="005819D1">
        <w:tc>
          <w:tcPr>
            <w:tcW w:w="567" w:type="dxa"/>
            <w:tcBorders>
              <w:top w:val="single" w:sz="12" w:space="0" w:color="auto"/>
              <w:left w:val="single" w:sz="12" w:space="0" w:color="auto"/>
              <w:bottom w:val="single" w:sz="4" w:space="0" w:color="auto"/>
              <w:right w:val="single" w:sz="12" w:space="0" w:color="auto"/>
            </w:tcBorders>
            <w:vAlign w:val="center"/>
            <w:hideMark/>
          </w:tcPr>
          <w:p w14:paraId="11AB6BF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1</w:t>
            </w:r>
          </w:p>
        </w:tc>
        <w:tc>
          <w:tcPr>
            <w:tcW w:w="1077" w:type="dxa"/>
            <w:tcBorders>
              <w:top w:val="single" w:sz="12" w:space="0" w:color="auto"/>
              <w:left w:val="single" w:sz="12" w:space="0" w:color="auto"/>
              <w:bottom w:val="single" w:sz="4" w:space="0" w:color="auto"/>
              <w:right w:val="single" w:sz="12" w:space="0" w:color="auto"/>
            </w:tcBorders>
            <w:vAlign w:val="center"/>
          </w:tcPr>
          <w:p w14:paraId="785A5964" w14:textId="77777777" w:rsidR="003E5737" w:rsidRDefault="003E5737" w:rsidP="005819D1">
            <w:pPr>
              <w:pStyle w:val="affffffc"/>
              <w:spacing w:line="240" w:lineRule="auto"/>
              <w:ind w:hanging="58"/>
              <w:jc w:val="center"/>
              <w:rPr>
                <w:sz w:val="24"/>
                <w:szCs w:val="24"/>
                <w:lang w:eastAsia="en-US"/>
              </w:rPr>
            </w:pPr>
          </w:p>
          <w:p w14:paraId="3D245008" w14:textId="77777777" w:rsidR="003E5737" w:rsidRDefault="003E5737" w:rsidP="005819D1">
            <w:pPr>
              <w:pStyle w:val="affffffc"/>
              <w:spacing w:line="240" w:lineRule="auto"/>
              <w:ind w:hanging="58"/>
              <w:jc w:val="center"/>
              <w:rPr>
                <w:sz w:val="24"/>
                <w:szCs w:val="24"/>
                <w:lang w:eastAsia="en-US"/>
              </w:rPr>
            </w:pPr>
            <w:r>
              <w:rPr>
                <w:sz w:val="24"/>
                <w:szCs w:val="24"/>
                <w:lang w:eastAsia="en-US"/>
              </w:rPr>
              <w:t>ЛД-65</w:t>
            </w:r>
          </w:p>
          <w:p w14:paraId="351F22BE" w14:textId="77777777" w:rsidR="003E5737" w:rsidRDefault="003E5737" w:rsidP="005819D1">
            <w:pPr>
              <w:pStyle w:val="affffffc"/>
              <w:spacing w:line="240" w:lineRule="auto"/>
              <w:ind w:hanging="58"/>
              <w:jc w:val="center"/>
              <w:rPr>
                <w:snapToGrid w:val="0"/>
                <w:sz w:val="24"/>
                <w:szCs w:val="24"/>
                <w:lang w:eastAsia="en-US"/>
              </w:rPr>
            </w:pPr>
          </w:p>
        </w:tc>
        <w:tc>
          <w:tcPr>
            <w:tcW w:w="1268" w:type="dxa"/>
            <w:tcBorders>
              <w:top w:val="single" w:sz="12" w:space="0" w:color="auto"/>
              <w:left w:val="single" w:sz="12" w:space="0" w:color="auto"/>
              <w:bottom w:val="single" w:sz="4" w:space="0" w:color="auto"/>
              <w:right w:val="single" w:sz="12" w:space="0" w:color="auto"/>
            </w:tcBorders>
            <w:vAlign w:val="center"/>
            <w:hideMark/>
          </w:tcPr>
          <w:p w14:paraId="068492B7" w14:textId="77777777" w:rsidR="003E5737" w:rsidRDefault="003E5737" w:rsidP="005819D1">
            <w:pPr>
              <w:pStyle w:val="221"/>
              <w:spacing w:after="0" w:line="252" w:lineRule="auto"/>
              <w:ind w:firstLine="0"/>
              <w:jc w:val="center"/>
              <w:rPr>
                <w:snapToGrid w:val="0"/>
                <w:sz w:val="24"/>
                <w:szCs w:val="24"/>
                <w:lang w:val="en-US" w:eastAsia="en-US"/>
              </w:rPr>
            </w:pPr>
            <w:r>
              <w:rPr>
                <w:snapToGrid w:val="0"/>
                <w:sz w:val="24"/>
                <w:szCs w:val="24"/>
                <w:lang w:val="en-US" w:eastAsia="en-US"/>
              </w:rPr>
              <w:t>3390</w:t>
            </w:r>
          </w:p>
        </w:tc>
        <w:tc>
          <w:tcPr>
            <w:tcW w:w="1332" w:type="dxa"/>
            <w:tcBorders>
              <w:top w:val="single" w:sz="12" w:space="0" w:color="auto"/>
              <w:left w:val="single" w:sz="12" w:space="0" w:color="auto"/>
              <w:bottom w:val="single" w:sz="4" w:space="0" w:color="auto"/>
              <w:right w:val="single" w:sz="12" w:space="0" w:color="auto"/>
            </w:tcBorders>
            <w:vAlign w:val="center"/>
            <w:hideMark/>
          </w:tcPr>
          <w:p w14:paraId="26FD391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6,37</w:t>
            </w:r>
          </w:p>
        </w:tc>
        <w:tc>
          <w:tcPr>
            <w:tcW w:w="1285" w:type="dxa"/>
            <w:tcBorders>
              <w:top w:val="single" w:sz="12" w:space="0" w:color="auto"/>
              <w:left w:val="single" w:sz="12" w:space="0" w:color="auto"/>
              <w:bottom w:val="single" w:sz="4" w:space="0" w:color="auto"/>
              <w:right w:val="single" w:sz="12" w:space="0" w:color="auto"/>
            </w:tcBorders>
            <w:vAlign w:val="center"/>
            <w:hideMark/>
          </w:tcPr>
          <w:p w14:paraId="5B8413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12" w:space="0" w:color="auto"/>
              <w:left w:val="single" w:sz="12" w:space="0" w:color="auto"/>
              <w:bottom w:val="single" w:sz="4" w:space="0" w:color="auto"/>
              <w:right w:val="single" w:sz="12" w:space="0" w:color="auto"/>
            </w:tcBorders>
            <w:vAlign w:val="center"/>
            <w:hideMark/>
          </w:tcPr>
          <w:p w14:paraId="74EEED26"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-5,80</w:t>
            </w:r>
          </w:p>
        </w:tc>
        <w:tc>
          <w:tcPr>
            <w:tcW w:w="1395" w:type="dxa"/>
            <w:tcBorders>
              <w:top w:val="single" w:sz="12" w:space="0" w:color="auto"/>
              <w:left w:val="single" w:sz="12" w:space="0" w:color="auto"/>
              <w:bottom w:val="single" w:sz="4" w:space="0" w:color="auto"/>
              <w:right w:val="single" w:sz="12" w:space="0" w:color="auto"/>
            </w:tcBorders>
            <w:vAlign w:val="center"/>
            <w:hideMark/>
          </w:tcPr>
          <w:p w14:paraId="0D0CBE59"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65</w:t>
            </w:r>
          </w:p>
        </w:tc>
        <w:tc>
          <w:tcPr>
            <w:tcW w:w="1328" w:type="dxa"/>
            <w:tcBorders>
              <w:top w:val="single" w:sz="12" w:space="0" w:color="auto"/>
              <w:left w:val="single" w:sz="12" w:space="0" w:color="auto"/>
              <w:bottom w:val="single" w:sz="4" w:space="0" w:color="auto"/>
              <w:right w:val="single" w:sz="12" w:space="0" w:color="auto"/>
            </w:tcBorders>
            <w:vAlign w:val="center"/>
            <w:hideMark/>
          </w:tcPr>
          <w:p w14:paraId="3CEF136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780</w:t>
            </w:r>
          </w:p>
        </w:tc>
      </w:tr>
      <w:tr w:rsidR="003E5737" w14:paraId="25089810" w14:textId="77777777" w:rsidTr="005819D1">
        <w:tc>
          <w:tcPr>
            <w:tcW w:w="567" w:type="dxa"/>
            <w:tcBorders>
              <w:top w:val="single" w:sz="4" w:space="0" w:color="auto"/>
              <w:left w:val="single" w:sz="12" w:space="0" w:color="auto"/>
              <w:bottom w:val="single" w:sz="12" w:space="0" w:color="auto"/>
              <w:right w:val="single" w:sz="12" w:space="0" w:color="auto"/>
            </w:tcBorders>
            <w:vAlign w:val="center"/>
            <w:hideMark/>
          </w:tcPr>
          <w:p w14:paraId="2FD8A42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2</w:t>
            </w:r>
          </w:p>
        </w:tc>
        <w:tc>
          <w:tcPr>
            <w:tcW w:w="1077" w:type="dxa"/>
            <w:tcBorders>
              <w:top w:val="single" w:sz="4" w:space="0" w:color="auto"/>
              <w:left w:val="single" w:sz="12" w:space="0" w:color="auto"/>
              <w:bottom w:val="single" w:sz="12" w:space="0" w:color="auto"/>
              <w:right w:val="single" w:sz="12" w:space="0" w:color="auto"/>
            </w:tcBorders>
            <w:vAlign w:val="center"/>
          </w:tcPr>
          <w:p w14:paraId="251E4C61" w14:textId="77777777" w:rsidR="003E5737" w:rsidRDefault="003E5737" w:rsidP="005819D1">
            <w:pPr>
              <w:spacing w:line="240" w:lineRule="auto"/>
              <w:ind w:left="170" w:hanging="136"/>
              <w:jc w:val="center"/>
              <w:rPr>
                <w:sz w:val="24"/>
                <w:szCs w:val="24"/>
              </w:rPr>
            </w:pPr>
          </w:p>
          <w:p w14:paraId="1664E169" w14:textId="77777777" w:rsidR="003E5737" w:rsidRDefault="003E5737" w:rsidP="005819D1">
            <w:pPr>
              <w:spacing w:line="240" w:lineRule="auto"/>
              <w:ind w:left="170" w:hanging="136"/>
              <w:jc w:val="center"/>
              <w:rPr>
                <w:sz w:val="24"/>
              </w:rPr>
            </w:pPr>
            <w:r>
              <w:rPr>
                <w:sz w:val="24"/>
              </w:rPr>
              <w:t>ЛД-80</w:t>
            </w:r>
          </w:p>
          <w:p w14:paraId="37282727" w14:textId="77777777" w:rsidR="003E5737" w:rsidRDefault="003E5737" w:rsidP="005819D1">
            <w:pPr>
              <w:pStyle w:val="221"/>
              <w:spacing w:after="0" w:line="252" w:lineRule="auto"/>
              <w:ind w:hanging="136"/>
              <w:jc w:val="center"/>
              <w:rPr>
                <w:snapToGrid w:val="0"/>
                <w:sz w:val="24"/>
                <w:szCs w:val="24"/>
                <w:lang w:eastAsia="en-US"/>
              </w:rPr>
            </w:pPr>
          </w:p>
        </w:tc>
        <w:tc>
          <w:tcPr>
            <w:tcW w:w="1268" w:type="dxa"/>
            <w:tcBorders>
              <w:top w:val="single" w:sz="4" w:space="0" w:color="auto"/>
              <w:left w:val="single" w:sz="12" w:space="0" w:color="auto"/>
              <w:bottom w:val="single" w:sz="12" w:space="0" w:color="auto"/>
              <w:right w:val="single" w:sz="12" w:space="0" w:color="auto"/>
            </w:tcBorders>
            <w:vAlign w:val="center"/>
            <w:hideMark/>
          </w:tcPr>
          <w:p w14:paraId="1A72CAE1"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3865</w:t>
            </w:r>
          </w:p>
        </w:tc>
        <w:tc>
          <w:tcPr>
            <w:tcW w:w="1332" w:type="dxa"/>
            <w:tcBorders>
              <w:top w:val="single" w:sz="4" w:space="0" w:color="auto"/>
              <w:left w:val="single" w:sz="12" w:space="0" w:color="auto"/>
              <w:bottom w:val="single" w:sz="12" w:space="0" w:color="auto"/>
              <w:right w:val="single" w:sz="12" w:space="0" w:color="auto"/>
            </w:tcBorders>
            <w:vAlign w:val="center"/>
            <w:hideMark/>
          </w:tcPr>
          <w:p w14:paraId="40DDC6B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w:t>
            </w:r>
            <w:r>
              <w:rPr>
                <w:snapToGrid w:val="0"/>
                <w:sz w:val="24"/>
                <w:szCs w:val="24"/>
                <w:lang w:val="en-US" w:eastAsia="en-US"/>
              </w:rPr>
              <w:t>,</w:t>
            </w:r>
            <w:r>
              <w:rPr>
                <w:snapToGrid w:val="0"/>
                <w:sz w:val="24"/>
                <w:szCs w:val="24"/>
                <w:lang w:eastAsia="en-US"/>
              </w:rPr>
              <w:t>58</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171C73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4" w:space="0" w:color="auto"/>
              <w:left w:val="single" w:sz="12" w:space="0" w:color="auto"/>
              <w:bottom w:val="single" w:sz="12" w:space="0" w:color="auto"/>
              <w:right w:val="single" w:sz="12" w:space="0" w:color="auto"/>
            </w:tcBorders>
            <w:vAlign w:val="center"/>
            <w:hideMark/>
          </w:tcPr>
          <w:p w14:paraId="39974B9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7,53</w:t>
            </w:r>
          </w:p>
        </w:tc>
        <w:tc>
          <w:tcPr>
            <w:tcW w:w="1395" w:type="dxa"/>
            <w:tcBorders>
              <w:top w:val="single" w:sz="4" w:space="0" w:color="auto"/>
              <w:left w:val="single" w:sz="12" w:space="0" w:color="auto"/>
              <w:bottom w:val="single" w:sz="12" w:space="0" w:color="auto"/>
              <w:right w:val="single" w:sz="12" w:space="0" w:color="auto"/>
            </w:tcBorders>
            <w:vAlign w:val="center"/>
            <w:hideMark/>
          </w:tcPr>
          <w:p w14:paraId="7C3AF40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80</w:t>
            </w:r>
          </w:p>
        </w:tc>
        <w:tc>
          <w:tcPr>
            <w:tcW w:w="1328" w:type="dxa"/>
            <w:tcBorders>
              <w:top w:val="single" w:sz="4" w:space="0" w:color="auto"/>
              <w:left w:val="single" w:sz="12" w:space="0" w:color="auto"/>
              <w:bottom w:val="single" w:sz="12" w:space="0" w:color="auto"/>
              <w:right w:val="single" w:sz="12" w:space="0" w:color="auto"/>
            </w:tcBorders>
            <w:vAlign w:val="center"/>
            <w:hideMark/>
          </w:tcPr>
          <w:p w14:paraId="7CB0C87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960</w:t>
            </w:r>
          </w:p>
        </w:tc>
      </w:tr>
    </w:tbl>
    <w:p w14:paraId="06A5177B" w14:textId="40336B92" w:rsidR="003E5737" w:rsidRDefault="003E5737" w:rsidP="003E5737">
      <w:pPr>
        <w:pStyle w:val="affffffc"/>
      </w:pPr>
      <w:r>
        <w:lastRenderedPageBreak/>
        <w:t xml:space="preserve">Вывод: </w:t>
      </w:r>
      <w:r>
        <w:rPr>
          <w:snapToGrid w:val="0"/>
        </w:rPr>
        <w:t>оптимальным вариантом осветительной установки является ЛД-65, так как значение её полной потребляемой мощности является меньше, у осветительной установки ЛД-80.</w:t>
      </w:r>
    </w:p>
    <w:p w14:paraId="06828D7F" w14:textId="77777777" w:rsidR="003E5737" w:rsidRDefault="003E5737" w:rsidP="003E5737">
      <w:pPr>
        <w:pStyle w:val="affffffc"/>
        <w:spacing w:before="100" w:beforeAutospacing="1"/>
        <w:ind w:firstLine="0"/>
        <w:jc w:val="center"/>
      </w:pPr>
      <w:r>
        <w:rPr>
          <w:noProof/>
        </w:rPr>
        <w:drawing>
          <wp:inline distT="0" distB="0" distL="0" distR="0" wp14:anchorId="5F3D433A" wp14:editId="4C49019B">
            <wp:extent cx="3016250" cy="2636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6250" cy="2636520"/>
                    </a:xfrm>
                    <a:prstGeom prst="rect">
                      <a:avLst/>
                    </a:prstGeom>
                    <a:noFill/>
                    <a:ln>
                      <a:noFill/>
                    </a:ln>
                  </pic:spPr>
                </pic:pic>
              </a:graphicData>
            </a:graphic>
          </wp:inline>
        </w:drawing>
      </w:r>
    </w:p>
    <w:p w14:paraId="597B035F" w14:textId="77777777" w:rsidR="003E5737" w:rsidRPr="000E6B46" w:rsidRDefault="003E5737" w:rsidP="003E5737">
      <w:pPr>
        <w:pStyle w:val="affffff4"/>
        <w:rPr>
          <w:rStyle w:val="affffffd"/>
          <w:b/>
          <w:bCs w:val="0"/>
          <w:i/>
          <w:spacing w:val="0"/>
          <w:sz w:val="28"/>
          <w:szCs w:val="22"/>
        </w:rPr>
      </w:pPr>
      <w:r w:rsidRPr="000E6B46">
        <w:rPr>
          <w:rStyle w:val="affffffd"/>
          <w:b/>
          <w:bCs w:val="0"/>
          <w:i/>
          <w:spacing w:val="0"/>
          <w:sz w:val="28"/>
          <w:szCs w:val="22"/>
        </w:rPr>
        <w:t>Рис. 6.1. Схема расположения светильников</w:t>
      </w:r>
    </w:p>
    <w:p w14:paraId="54C23396" w14:textId="77777777" w:rsidR="003E5737" w:rsidRDefault="003E5737" w:rsidP="00A75C5E">
      <w:pPr>
        <w:pStyle w:val="affffffc"/>
      </w:pPr>
    </w:p>
    <w:p w14:paraId="483C25F0" w14:textId="77777777" w:rsidR="006B65C3" w:rsidRDefault="00C85617" w:rsidP="0092282C">
      <w:pPr>
        <w:pStyle w:val="1"/>
        <w:numPr>
          <w:ilvl w:val="0"/>
          <w:numId w:val="0"/>
        </w:numPr>
      </w:pPr>
      <w:bookmarkStart w:id="191" w:name="_Toc74085168"/>
      <w:r>
        <w:lastRenderedPageBreak/>
        <w:t>СПИСОК ЛИТЕРАТУРЫ</w:t>
      </w:r>
      <w:bookmarkEnd w:id="191"/>
    </w:p>
    <w:p w14:paraId="44B9330B" w14:textId="77777777" w:rsidR="0098779D" w:rsidRDefault="0098779D" w:rsidP="00E87833">
      <w:pPr>
        <w:pStyle w:val="a7"/>
        <w:numPr>
          <w:ilvl w:val="0"/>
          <w:numId w:val="5"/>
        </w:numPr>
      </w:pPr>
      <w:bookmarkStart w:id="192" w:name="_Ref73978588"/>
      <w:r>
        <w:t xml:space="preserve">Что такое </w:t>
      </w:r>
      <w:r>
        <w:rPr>
          <w:lang w:val="en-US"/>
        </w:rPr>
        <w:t>web</w:t>
      </w:r>
      <w:r>
        <w:t xml:space="preserve">-интерфейс: [Электронный ресурс]. </w:t>
      </w:r>
      <w:r>
        <w:rPr>
          <w:lang w:val="en-US"/>
        </w:rPr>
        <w:t>URL</w:t>
      </w:r>
      <w:r>
        <w:t>:</w:t>
      </w:r>
      <w:r>
        <w:rPr>
          <w:lang w:val="en-US"/>
        </w:rPr>
        <w:t> </w:t>
      </w:r>
      <w:hyperlink r:id="rId37" w:history="1">
        <w:r>
          <w:rPr>
            <w:rStyle w:val="af"/>
            <w:lang w:val="en-US"/>
          </w:rPr>
          <w:t>https</w:t>
        </w:r>
        <w:r>
          <w:rPr>
            <w:rStyle w:val="af"/>
          </w:rPr>
          <w:t>://</w:t>
        </w:r>
        <w:r>
          <w:rPr>
            <w:rStyle w:val="af"/>
            <w:lang w:val="en-US"/>
          </w:rPr>
          <w:t>semantica</w:t>
        </w:r>
        <w:r>
          <w:rPr>
            <w:rStyle w:val="af"/>
          </w:rPr>
          <w:t>.</w:t>
        </w:r>
        <w:r>
          <w:rPr>
            <w:rStyle w:val="af"/>
            <w:lang w:val="en-US"/>
          </w:rPr>
          <w:t>in</w:t>
        </w:r>
        <w:r>
          <w:rPr>
            <w:rStyle w:val="af"/>
          </w:rPr>
          <w:t>/</w:t>
        </w:r>
        <w:r>
          <w:rPr>
            <w:rStyle w:val="af"/>
            <w:lang w:val="en-US"/>
          </w:rPr>
          <w:t>blog</w:t>
        </w:r>
        <w:r>
          <w:rPr>
            <w:rStyle w:val="af"/>
          </w:rPr>
          <w:t>/</w:t>
        </w:r>
        <w:r>
          <w:rPr>
            <w:rStyle w:val="af"/>
            <w:lang w:val="en-US"/>
          </w:rPr>
          <w:t>veb</w:t>
        </w:r>
        <w:r>
          <w:rPr>
            <w:rStyle w:val="af"/>
          </w:rPr>
          <w:t>-</w:t>
        </w:r>
        <w:r>
          <w:rPr>
            <w:rStyle w:val="af"/>
            <w:lang w:val="en-US"/>
          </w:rPr>
          <w:t>interfejs</w:t>
        </w:r>
        <w:r>
          <w:rPr>
            <w:rStyle w:val="af"/>
          </w:rPr>
          <w:t>.</w:t>
        </w:r>
        <w:r>
          <w:rPr>
            <w:rStyle w:val="af"/>
            <w:lang w:val="en-US"/>
          </w:rPr>
          <w:t>html</w:t>
        </w:r>
        <w:r>
          <w:rPr>
            <w:rStyle w:val="af"/>
          </w:rPr>
          <w:t>/</w:t>
        </w:r>
      </w:hyperlink>
      <w:r>
        <w:t>.</w:t>
      </w:r>
      <w:bookmarkEnd w:id="192"/>
      <w:r>
        <w:t xml:space="preserve"> </w:t>
      </w:r>
    </w:p>
    <w:p w14:paraId="0FE81094" w14:textId="5A1EF265" w:rsidR="0098779D" w:rsidRPr="00DE004F" w:rsidRDefault="00DE004F" w:rsidP="00E87833">
      <w:pPr>
        <w:pStyle w:val="a7"/>
        <w:numPr>
          <w:ilvl w:val="0"/>
          <w:numId w:val="5"/>
        </w:numPr>
      </w:pPr>
      <w:bookmarkStart w:id="193" w:name="_Ref73978602"/>
      <w:r>
        <w:t>Проектирование веб-</w:t>
      </w:r>
      <w:r>
        <w:rPr>
          <w:lang w:val="en-US"/>
        </w:rPr>
        <w:t>API</w:t>
      </w:r>
      <w:r w:rsidRPr="00DE004F">
        <w:t xml:space="preserve"> / </w:t>
      </w:r>
      <w:r>
        <w:t>Перевод с английского Д.А. Беликова</w:t>
      </w:r>
      <w:r w:rsidR="0098779D">
        <w:t>: [</w:t>
      </w:r>
      <w:r>
        <w:t xml:space="preserve">Текст] </w:t>
      </w:r>
      <w:r w:rsidRPr="00DE004F">
        <w:t xml:space="preserve">/ </w:t>
      </w:r>
      <w:r>
        <w:t>Арно Лоре</w:t>
      </w:r>
      <w:r w:rsidR="00663895">
        <w:t xml:space="preserve"> – Оформление, издание, ДМК Пресс, 2020.</w:t>
      </w:r>
      <w:bookmarkEnd w:id="193"/>
    </w:p>
    <w:p w14:paraId="54D0C09A" w14:textId="77777777" w:rsidR="0098779D" w:rsidRDefault="0098779D" w:rsidP="00E87833">
      <w:pPr>
        <w:pStyle w:val="a7"/>
        <w:numPr>
          <w:ilvl w:val="0"/>
          <w:numId w:val="5"/>
        </w:numPr>
        <w:rPr>
          <w:lang w:val="en-US"/>
        </w:rPr>
      </w:pPr>
      <w:bookmarkStart w:id="194" w:name="_Ref73978618"/>
      <w:r>
        <w:t xml:space="preserve">Виды электронных подписей: [Электронный ресурс]. </w:t>
      </w:r>
      <w:r>
        <w:rPr>
          <w:lang w:val="en-US"/>
        </w:rPr>
        <w:t xml:space="preserve">URL:  </w:t>
      </w:r>
      <w:r w:rsidR="00B37101">
        <w:fldChar w:fldCharType="begin"/>
      </w:r>
      <w:r w:rsidR="00B37101" w:rsidRPr="00463FE0">
        <w:rPr>
          <w:lang w:val="en-US"/>
          <w:rPrChange w:id="195" w:author="ПК" w:date="2021-06-06T13:37:00Z">
            <w:rPr/>
          </w:rPrChange>
        </w:rPr>
        <w:instrText xml:space="preserve"> HYPERLINK "http://www.consultant.ru/document/cons_doc_LAW_112701/d9cd621c949a3c9efef51c2884c247e18ab9908b/" </w:instrText>
      </w:r>
      <w:r w:rsidR="00B37101">
        <w:fldChar w:fldCharType="separate"/>
      </w:r>
      <w:r>
        <w:rPr>
          <w:rStyle w:val="af"/>
          <w:lang w:val="en-US"/>
        </w:rPr>
        <w:t>http://www.consultant.ru/document/cons_doc_LAW_112701/d9cd621c949a3c9efef51c2884c247e18ab9908b/</w:t>
      </w:r>
      <w:r w:rsidR="00B37101">
        <w:rPr>
          <w:rStyle w:val="af"/>
          <w:lang w:val="en-US"/>
        </w:rPr>
        <w:fldChar w:fldCharType="end"/>
      </w:r>
      <w:r>
        <w:rPr>
          <w:lang w:val="en-US"/>
        </w:rPr>
        <w:t>.</w:t>
      </w:r>
      <w:bookmarkEnd w:id="194"/>
    </w:p>
    <w:p w14:paraId="6779AEAE" w14:textId="77777777" w:rsidR="0098779D" w:rsidRDefault="0098779D" w:rsidP="00E87833">
      <w:pPr>
        <w:pStyle w:val="a7"/>
        <w:numPr>
          <w:ilvl w:val="0"/>
          <w:numId w:val="5"/>
        </w:numPr>
        <w:rPr>
          <w:lang w:val="en-US"/>
        </w:rPr>
      </w:pPr>
      <w:bookmarkStart w:id="196" w:name="_Ref73978553"/>
      <w:r>
        <w:t xml:space="preserve">Сертификат ключа подписи: [Электронный ресурс]. </w:t>
      </w:r>
      <w:r>
        <w:rPr>
          <w:lang w:val="en-US"/>
        </w:rPr>
        <w:t>URL:  https://uc.iitrust.ru/articles/chto-takoe-sertifikat-klyucha-proverki-elektronnoy-podpisi/.</w:t>
      </w:r>
      <w:bookmarkEnd w:id="196"/>
    </w:p>
    <w:p w14:paraId="422F4824" w14:textId="77777777" w:rsidR="0098779D" w:rsidRDefault="0098779D" w:rsidP="00E87833">
      <w:pPr>
        <w:pStyle w:val="a7"/>
        <w:numPr>
          <w:ilvl w:val="0"/>
          <w:numId w:val="5"/>
        </w:numPr>
        <w:rPr>
          <w:lang w:val="en-US"/>
        </w:rPr>
      </w:pPr>
      <w:bookmarkStart w:id="197" w:name="_Ref73978638"/>
      <w:r>
        <w:t xml:space="preserve">Официальный сайт </w:t>
      </w:r>
      <w:r>
        <w:rPr>
          <w:lang w:val="en-US"/>
        </w:rPr>
        <w:t>Amazon</w:t>
      </w:r>
      <w:r w:rsidRPr="0098779D">
        <w:t xml:space="preserve"> </w:t>
      </w:r>
      <w:r>
        <w:rPr>
          <w:lang w:val="en-US"/>
        </w:rPr>
        <w:t>SES</w:t>
      </w:r>
      <w:r>
        <w:t xml:space="preserve">: [Электронный ресурс]. </w:t>
      </w:r>
      <w:r>
        <w:rPr>
          <w:lang w:val="en-US"/>
        </w:rPr>
        <w:t xml:space="preserve">URL:  </w:t>
      </w:r>
      <w:r>
        <w:rPr>
          <w:szCs w:val="28"/>
          <w:u w:val="single"/>
          <w:lang w:val="en-US"/>
        </w:rPr>
        <w:t>https://aws.amazon.com/ru/ses/</w:t>
      </w:r>
      <w:r>
        <w:rPr>
          <w:lang w:val="en-US"/>
        </w:rPr>
        <w:t>.</w:t>
      </w:r>
      <w:bookmarkEnd w:id="197"/>
    </w:p>
    <w:p w14:paraId="2AEF5B61" w14:textId="77777777" w:rsidR="0098779D" w:rsidRDefault="0098779D" w:rsidP="00E87833">
      <w:pPr>
        <w:pStyle w:val="a7"/>
        <w:numPr>
          <w:ilvl w:val="0"/>
          <w:numId w:val="5"/>
        </w:numPr>
      </w:pPr>
      <w:r>
        <w:t xml:space="preserve">Официальный сайт </w:t>
      </w:r>
      <w:r>
        <w:rPr>
          <w:lang w:val="en-US"/>
        </w:rPr>
        <w:t>Sendgrid</w:t>
      </w:r>
      <w:r>
        <w:t xml:space="preserve">: [Электронный ресурс]. </w:t>
      </w:r>
      <w:r>
        <w:rPr>
          <w:lang w:val="en-US"/>
        </w:rPr>
        <w:t>URL</w:t>
      </w:r>
      <w:r>
        <w:t>:</w:t>
      </w:r>
      <w:r>
        <w:rPr>
          <w:lang w:val="en-US"/>
        </w:rPr>
        <w:t xml:space="preserve">  </w:t>
      </w:r>
      <w:r>
        <w:rPr>
          <w:szCs w:val="28"/>
          <w:u w:val="single"/>
        </w:rPr>
        <w:t>https://sendgrid.com</w:t>
      </w:r>
      <w:r>
        <w:t>.</w:t>
      </w:r>
    </w:p>
    <w:p w14:paraId="3B916AF6" w14:textId="77777777" w:rsidR="0098779D" w:rsidRDefault="0098779D" w:rsidP="00E87833">
      <w:pPr>
        <w:pStyle w:val="a7"/>
        <w:numPr>
          <w:ilvl w:val="0"/>
          <w:numId w:val="5"/>
        </w:numPr>
        <w:rPr>
          <w:color w:val="000000" w:themeColor="text1"/>
        </w:rPr>
      </w:pPr>
      <w:bookmarkStart w:id="198" w:name="_Ref73978678"/>
      <w:r>
        <w:t xml:space="preserve">Проект </w:t>
      </w:r>
      <w:r>
        <w:rPr>
          <w:lang w:val="en-US"/>
        </w:rPr>
        <w:t>Email</w:t>
      </w:r>
      <w:r w:rsidRPr="0098779D">
        <w:t xml:space="preserve"> </w:t>
      </w:r>
      <w:r>
        <w:rPr>
          <w:lang w:val="en-US"/>
        </w:rPr>
        <w:t>queue</w:t>
      </w:r>
      <w:r>
        <w:t xml:space="preserve"> пользователя </w:t>
      </w:r>
      <w:r>
        <w:rPr>
          <w:lang w:val="en-US"/>
        </w:rPr>
        <w:t>tin</w:t>
      </w:r>
      <w:r>
        <w:t>-</w:t>
      </w:r>
      <w:r>
        <w:rPr>
          <w:lang w:val="en-US"/>
        </w:rPr>
        <w:t>cat</w:t>
      </w:r>
      <w:r w:rsidRPr="0098779D">
        <w:t xml:space="preserve"> </w:t>
      </w:r>
      <w:r>
        <w:t xml:space="preserve">на </w:t>
      </w:r>
      <w:r>
        <w:rPr>
          <w:lang w:val="en-US"/>
        </w:rPr>
        <w:t>Github</w:t>
      </w:r>
      <w:r>
        <w:t xml:space="preserve">: [Электронный ресурс]. </w:t>
      </w:r>
      <w:r>
        <w:rPr>
          <w:lang w:val="en-US"/>
        </w:rPr>
        <w:t>URL</w:t>
      </w:r>
      <w:r>
        <w:t>:</w:t>
      </w:r>
      <w:r>
        <w:rPr>
          <w:lang w:val="en-US"/>
        </w:rPr>
        <w:t xml:space="preserve">  </w:t>
      </w:r>
      <w:hyperlink r:id="rId38" w:history="1">
        <w:r>
          <w:rPr>
            <w:rStyle w:val="af"/>
            <w:szCs w:val="28"/>
            <w:lang w:val="en-US"/>
          </w:rPr>
          <w:t>https</w:t>
        </w:r>
        <w:r>
          <w:rPr>
            <w:rStyle w:val="af"/>
            <w:szCs w:val="28"/>
          </w:rPr>
          <w:t>://</w:t>
        </w:r>
        <w:r>
          <w:rPr>
            <w:rStyle w:val="af"/>
            <w:szCs w:val="28"/>
            <w:lang w:val="en-US"/>
          </w:rPr>
          <w:t>github</w:t>
        </w:r>
        <w:r>
          <w:rPr>
            <w:rStyle w:val="af"/>
            <w:szCs w:val="28"/>
          </w:rPr>
          <w:t>.</w:t>
        </w:r>
        <w:r>
          <w:rPr>
            <w:rStyle w:val="af"/>
            <w:szCs w:val="28"/>
            <w:lang w:val="en-US"/>
          </w:rPr>
          <w:t>com</w:t>
        </w:r>
        <w:r>
          <w:rPr>
            <w:rStyle w:val="af"/>
            <w:szCs w:val="28"/>
          </w:rPr>
          <w:t>/</w:t>
        </w:r>
        <w:r>
          <w:rPr>
            <w:rStyle w:val="af"/>
            <w:szCs w:val="28"/>
            <w:lang w:val="en-US"/>
          </w:rPr>
          <w:t>tin</w:t>
        </w:r>
        <w:r>
          <w:rPr>
            <w:rStyle w:val="af"/>
            <w:szCs w:val="28"/>
          </w:rPr>
          <w:t>-</w:t>
        </w:r>
        <w:r>
          <w:rPr>
            <w:rStyle w:val="af"/>
            <w:szCs w:val="28"/>
            <w:lang w:val="en-US"/>
          </w:rPr>
          <w:t>cat</w:t>
        </w:r>
        <w:r>
          <w:rPr>
            <w:rStyle w:val="af"/>
            <w:szCs w:val="28"/>
          </w:rPr>
          <w:t>/</w:t>
        </w:r>
        <w:r>
          <w:rPr>
            <w:rStyle w:val="af"/>
            <w:szCs w:val="28"/>
            <w:lang w:val="en-US"/>
          </w:rPr>
          <w:t>emailqueue</w:t>
        </w:r>
      </w:hyperlink>
      <w:r>
        <w:t>.</w:t>
      </w:r>
      <w:bookmarkEnd w:id="198"/>
    </w:p>
    <w:p w14:paraId="54C12739" w14:textId="77777777" w:rsidR="0098779D" w:rsidRDefault="0098779D" w:rsidP="00E87833">
      <w:pPr>
        <w:pStyle w:val="a7"/>
        <w:numPr>
          <w:ilvl w:val="0"/>
          <w:numId w:val="5"/>
        </w:numPr>
        <w:rPr>
          <w:lang w:val="en-US"/>
        </w:rPr>
      </w:pPr>
      <w:bookmarkStart w:id="199" w:name="_Ref72677494"/>
      <w:r>
        <w:t xml:space="preserve">Введение в </w:t>
      </w:r>
      <w:r>
        <w:rPr>
          <w:lang w:val="en-US"/>
        </w:rPr>
        <w:t>Web</w:t>
      </w:r>
      <w:r w:rsidRPr="0098779D">
        <w:t xml:space="preserve"> </w:t>
      </w:r>
      <w:r>
        <w:rPr>
          <w:lang w:val="en-US"/>
        </w:rPr>
        <w:t>API</w:t>
      </w:r>
      <w:r>
        <w:t xml:space="preserve">: [Электронный ресурс]. </w:t>
      </w:r>
      <w:r>
        <w:rPr>
          <w:lang w:val="en-US"/>
        </w:rPr>
        <w:t xml:space="preserve">URL:  </w:t>
      </w:r>
      <w:r w:rsidR="00B37101">
        <w:fldChar w:fldCharType="begin"/>
      </w:r>
      <w:r w:rsidR="00B37101" w:rsidRPr="00463FE0">
        <w:rPr>
          <w:lang w:val="en-US"/>
          <w:rPrChange w:id="200" w:author="ПК" w:date="2021-06-06T13:37:00Z">
            <w:rPr/>
          </w:rPrChange>
        </w:rPr>
        <w:instrText xml:space="preserve"> HYPERLINK "https://metanit.com/sharp/mvc/12.1.php" </w:instrText>
      </w:r>
      <w:r w:rsidR="00B37101">
        <w:fldChar w:fldCharType="separate"/>
      </w:r>
      <w:r>
        <w:rPr>
          <w:rStyle w:val="af"/>
          <w:lang w:val="en-US"/>
        </w:rPr>
        <w:t>https://metanit.com/sharp/mvc/12.1.php</w:t>
      </w:r>
      <w:r w:rsidR="00B37101">
        <w:rPr>
          <w:rStyle w:val="af"/>
          <w:lang w:val="en-US"/>
        </w:rPr>
        <w:fldChar w:fldCharType="end"/>
      </w:r>
      <w:r>
        <w:rPr>
          <w:lang w:val="en-US"/>
        </w:rPr>
        <w:t>.</w:t>
      </w:r>
      <w:bookmarkEnd w:id="199"/>
    </w:p>
    <w:p w14:paraId="110A96F8" w14:textId="77777777" w:rsidR="0098779D" w:rsidRDefault="0098779D" w:rsidP="00E87833">
      <w:pPr>
        <w:pStyle w:val="a7"/>
        <w:numPr>
          <w:ilvl w:val="0"/>
          <w:numId w:val="5"/>
        </w:numPr>
        <w:rPr>
          <w:lang w:val="en-US"/>
        </w:rPr>
      </w:pPr>
      <w:bookmarkStart w:id="201" w:name="_Ref72677513"/>
      <w:r>
        <w:t xml:space="preserve">Документация по </w:t>
      </w:r>
      <w:r>
        <w:rPr>
          <w:lang w:val="en-US"/>
        </w:rPr>
        <w:t>ASP</w:t>
      </w:r>
      <w:r>
        <w:t>.</w:t>
      </w:r>
      <w:r>
        <w:rPr>
          <w:lang w:val="en-US"/>
        </w:rPr>
        <w:t>NET</w:t>
      </w:r>
      <w:r>
        <w:t xml:space="preserve">: [Электронный ресурс]. </w:t>
      </w:r>
      <w:r>
        <w:rPr>
          <w:lang w:val="en-US"/>
        </w:rPr>
        <w:t xml:space="preserve">URL: </w:t>
      </w:r>
      <w:r w:rsidR="00B37101">
        <w:fldChar w:fldCharType="begin"/>
      </w:r>
      <w:r w:rsidR="00B37101" w:rsidRPr="00463FE0">
        <w:rPr>
          <w:lang w:val="en-US"/>
          <w:rPrChange w:id="202" w:author="ПК" w:date="2021-06-06T13:37:00Z">
            <w:rPr/>
          </w:rPrChange>
        </w:rPr>
        <w:instrText xml:space="preserve"> HYPERLINK "https://docs.microsoft.com/ru-ru/aspnet/core/?view=aspnetcore-3.1" </w:instrText>
      </w:r>
      <w:r w:rsidR="00B37101">
        <w:fldChar w:fldCharType="separate"/>
      </w:r>
      <w:r>
        <w:rPr>
          <w:rStyle w:val="af"/>
          <w:lang w:val="en-US"/>
        </w:rPr>
        <w:t>https://docs.microsoft.com/ru-ru/aspnet/core/?view=aspnetcore-3.1</w:t>
      </w:r>
      <w:r w:rsidR="00B37101">
        <w:rPr>
          <w:rStyle w:val="af"/>
          <w:lang w:val="en-US"/>
        </w:rPr>
        <w:fldChar w:fldCharType="end"/>
      </w:r>
      <w:r>
        <w:rPr>
          <w:lang w:val="en-US"/>
        </w:rPr>
        <w:t>.</w:t>
      </w:r>
      <w:bookmarkEnd w:id="201"/>
    </w:p>
    <w:p w14:paraId="5E4E52BA" w14:textId="77777777" w:rsidR="0098779D" w:rsidRDefault="0098779D" w:rsidP="00E87833">
      <w:pPr>
        <w:pStyle w:val="a7"/>
        <w:numPr>
          <w:ilvl w:val="0"/>
          <w:numId w:val="5"/>
        </w:numPr>
      </w:pPr>
      <w:bookmarkStart w:id="203" w:name="_Ref72677847"/>
      <w:r>
        <w:t xml:space="preserve">Нормализация сущностей: [Электронный ресурс]. </w:t>
      </w:r>
      <w:r>
        <w:rPr>
          <w:lang w:val="en-US"/>
        </w:rPr>
        <w:t>URL</w:t>
      </w:r>
      <w:r>
        <w:t>:</w:t>
      </w:r>
      <w:r>
        <w:rPr>
          <w:lang w:val="en-US"/>
        </w:rPr>
        <w:t> </w:t>
      </w:r>
      <w:hyperlink r:id="rId39" w:history="1">
        <w:r>
          <w:rPr>
            <w:rStyle w:val="af"/>
          </w:rPr>
          <w:t>https://habr.com/ru/post/254773</w:t>
        </w:r>
      </w:hyperlink>
      <w:r>
        <w:t>.</w:t>
      </w:r>
      <w:bookmarkEnd w:id="203"/>
    </w:p>
    <w:p w14:paraId="7DC890F8" w14:textId="088228FD" w:rsidR="0098779D" w:rsidRDefault="00663895" w:rsidP="00E87833">
      <w:pPr>
        <w:pStyle w:val="a7"/>
        <w:numPr>
          <w:ilvl w:val="0"/>
          <w:numId w:val="5"/>
        </w:numPr>
      </w:pPr>
      <w:r>
        <w:rPr>
          <w:lang w:val="en-US"/>
        </w:rPr>
        <w:t>UML</w:t>
      </w:r>
      <w:r>
        <w:t xml:space="preserve"> основы.</w:t>
      </w:r>
      <w:r w:rsidRPr="00663895">
        <w:t xml:space="preserve"> </w:t>
      </w:r>
      <w:r>
        <w:t>Краткое руководство по стандартному языку объектного проектирования</w:t>
      </w:r>
      <w:r w:rsidR="0098779D">
        <w:t>: [</w:t>
      </w:r>
      <w:r>
        <w:t>Текст</w:t>
      </w:r>
      <w:r w:rsidR="0098779D">
        <w:t>]</w:t>
      </w:r>
      <w:r w:rsidRPr="00663895">
        <w:t xml:space="preserve"> / </w:t>
      </w:r>
      <w:r>
        <w:t>Мартин Фаулер</w:t>
      </w:r>
      <w:r w:rsidR="0098779D">
        <w:t xml:space="preserve"> </w:t>
      </w:r>
      <w:r>
        <w:t>– Санкт-Петербург, 2005.</w:t>
      </w:r>
    </w:p>
    <w:p w14:paraId="126E6D69" w14:textId="77777777" w:rsidR="0098779D" w:rsidRDefault="0098779D" w:rsidP="00E87833">
      <w:pPr>
        <w:pStyle w:val="a7"/>
        <w:numPr>
          <w:ilvl w:val="0"/>
          <w:numId w:val="5"/>
        </w:numPr>
        <w:rPr>
          <w:lang w:val="en-US"/>
        </w:rPr>
      </w:pPr>
      <w:bookmarkStart w:id="204" w:name="_Ref72687001"/>
      <w:r>
        <w:t xml:space="preserve">Тестирование методом черного ящика: [Электронный ресурс]. </w:t>
      </w:r>
      <w:r>
        <w:rPr>
          <w:lang w:val="en-US"/>
        </w:rPr>
        <w:t xml:space="preserve">URL:  </w:t>
      </w:r>
      <w:r w:rsidR="00B37101">
        <w:fldChar w:fldCharType="begin"/>
      </w:r>
      <w:r w:rsidR="00B37101" w:rsidRPr="00463FE0">
        <w:rPr>
          <w:lang w:val="en-US"/>
          <w:rPrChange w:id="205" w:author="ПК" w:date="2021-06-06T13:37:00Z">
            <w:rPr/>
          </w:rPrChange>
        </w:rPr>
        <w:instrText xml:space="preserve"> HYPERLINK "https://habr.com/ru/post/462837/" </w:instrText>
      </w:r>
      <w:r w:rsidR="00B37101">
        <w:fldChar w:fldCharType="separate"/>
      </w:r>
      <w:r>
        <w:rPr>
          <w:rStyle w:val="af"/>
          <w:lang w:val="en-US"/>
        </w:rPr>
        <w:t>https://habr.com/ru/post/462837/</w:t>
      </w:r>
      <w:r w:rsidR="00B37101">
        <w:rPr>
          <w:rStyle w:val="af"/>
          <w:lang w:val="en-US"/>
        </w:rPr>
        <w:fldChar w:fldCharType="end"/>
      </w:r>
      <w:r>
        <w:rPr>
          <w:lang w:val="en-US"/>
        </w:rPr>
        <w:t>.</w:t>
      </w:r>
      <w:bookmarkEnd w:id="204"/>
    </w:p>
    <w:p w14:paraId="31681D9A" w14:textId="77777777" w:rsidR="0098779D" w:rsidRDefault="0098779D" w:rsidP="00E87833">
      <w:pPr>
        <w:pStyle w:val="a7"/>
        <w:numPr>
          <w:ilvl w:val="0"/>
          <w:numId w:val="5"/>
        </w:numPr>
      </w:pPr>
      <w:bookmarkStart w:id="206" w:name="_Ref72686972"/>
      <w:r>
        <w:t xml:space="preserve">Модульное тестирование или юнит-тестирование: [Электронный ресурс]. </w:t>
      </w:r>
      <w:r>
        <w:rPr>
          <w:lang w:val="en-US"/>
        </w:rPr>
        <w:t>URL</w:t>
      </w:r>
      <w:r>
        <w:t>:</w:t>
      </w:r>
      <w:r>
        <w:rPr>
          <w:lang w:val="en-US"/>
        </w:rPr>
        <w:t xml:space="preserve">  </w:t>
      </w:r>
      <w:hyperlink r:id="rId40" w:history="1">
        <w:r>
          <w:rPr>
            <w:rStyle w:val="af"/>
          </w:rPr>
          <w:t>https://habr.com/ru/post/169381/</w:t>
        </w:r>
      </w:hyperlink>
      <w:r>
        <w:t>.</w:t>
      </w:r>
      <w:bookmarkEnd w:id="206"/>
    </w:p>
    <w:p w14:paraId="0244693A" w14:textId="4FB4C37D" w:rsidR="0098779D" w:rsidRPr="001E2D53" w:rsidRDefault="0098779D" w:rsidP="00E87833">
      <w:pPr>
        <w:pStyle w:val="a7"/>
        <w:numPr>
          <w:ilvl w:val="0"/>
          <w:numId w:val="5"/>
        </w:numPr>
      </w:pPr>
      <w:bookmarkStart w:id="207" w:name="_Ref72676344"/>
      <w:r>
        <w:lastRenderedPageBreak/>
        <w:t xml:space="preserve">Кроссбраузерное тестирование: [Электронный ресурс]. </w:t>
      </w:r>
      <w:r>
        <w:rPr>
          <w:lang w:val="en-US"/>
        </w:rPr>
        <w:t>URL</w:t>
      </w:r>
      <w:r w:rsidRPr="001E2D53">
        <w:t>:</w:t>
      </w:r>
      <w:r>
        <w:rPr>
          <w:lang w:val="en-US"/>
        </w:rPr>
        <w:t> </w:t>
      </w:r>
      <w:r w:rsidRPr="001E2D53">
        <w:t xml:space="preserve"> </w:t>
      </w:r>
      <w:r w:rsidR="00B37101">
        <w:fldChar w:fldCharType="begin"/>
      </w:r>
      <w:r w:rsidR="00B37101" w:rsidRPr="001E2D53">
        <w:instrText xml:space="preserve"> </w:instrText>
      </w:r>
      <w:r w:rsidR="00B37101" w:rsidRPr="00463FE0">
        <w:rPr>
          <w:lang w:val="en-US"/>
          <w:rPrChange w:id="208" w:author="ПК" w:date="2021-06-06T13:37:00Z">
            <w:rPr/>
          </w:rPrChange>
        </w:rPr>
        <w:instrText>HYPERLINK</w:instrText>
      </w:r>
      <w:r w:rsidR="00B37101" w:rsidRPr="001E2D53">
        <w:instrText xml:space="preserve"> "</w:instrText>
      </w:r>
      <w:r w:rsidR="00B37101" w:rsidRPr="00463FE0">
        <w:rPr>
          <w:lang w:val="en-US"/>
          <w:rPrChange w:id="209" w:author="ПК" w:date="2021-06-06T13:37:00Z">
            <w:rPr/>
          </w:rPrChange>
        </w:rPr>
        <w:instrText>https</w:instrText>
      </w:r>
      <w:r w:rsidR="00B37101" w:rsidRPr="001E2D53">
        <w:instrText>://</w:instrText>
      </w:r>
      <w:r w:rsidR="00B37101" w:rsidRPr="00463FE0">
        <w:rPr>
          <w:lang w:val="en-US"/>
          <w:rPrChange w:id="210" w:author="ПК" w:date="2021-06-06T13:37:00Z">
            <w:rPr/>
          </w:rPrChange>
        </w:rPr>
        <w:instrText>imajor</w:instrText>
      </w:r>
      <w:r w:rsidR="00B37101" w:rsidRPr="001E2D53">
        <w:instrText>.</w:instrText>
      </w:r>
      <w:r w:rsidR="00B37101" w:rsidRPr="00463FE0">
        <w:rPr>
          <w:lang w:val="en-US"/>
          <w:rPrChange w:id="211" w:author="ПК" w:date="2021-06-06T13:37:00Z">
            <w:rPr/>
          </w:rPrChange>
        </w:rPr>
        <w:instrText>ru</w:instrText>
      </w:r>
      <w:r w:rsidR="00B37101" w:rsidRPr="001E2D53">
        <w:instrText>/</w:instrText>
      </w:r>
      <w:r w:rsidR="00B37101" w:rsidRPr="00463FE0">
        <w:rPr>
          <w:lang w:val="en-US"/>
          <w:rPrChange w:id="212" w:author="ПК" w:date="2021-06-06T13:37:00Z">
            <w:rPr/>
          </w:rPrChange>
        </w:rPr>
        <w:instrText>razrabotka</w:instrText>
      </w:r>
      <w:r w:rsidR="00B37101" w:rsidRPr="001E2D53">
        <w:instrText>/</w:instrText>
      </w:r>
      <w:r w:rsidR="00B37101" w:rsidRPr="00463FE0">
        <w:rPr>
          <w:lang w:val="en-US"/>
          <w:rPrChange w:id="213" w:author="ПК" w:date="2021-06-06T13:37:00Z">
            <w:rPr/>
          </w:rPrChange>
        </w:rPr>
        <w:instrText>verstka</w:instrText>
      </w:r>
      <w:r w:rsidR="00B37101" w:rsidRPr="001E2D53">
        <w:instrText>/</w:instrText>
      </w:r>
      <w:r w:rsidR="00B37101" w:rsidRPr="00463FE0">
        <w:rPr>
          <w:lang w:val="en-US"/>
          <w:rPrChange w:id="214" w:author="ПК" w:date="2021-06-06T13:37:00Z">
            <w:rPr/>
          </w:rPrChange>
        </w:rPr>
        <w:instrText>krossbrauzernost</w:instrText>
      </w:r>
      <w:r w:rsidR="00B37101" w:rsidRPr="001E2D53">
        <w:instrText>-</w:instrText>
      </w:r>
      <w:r w:rsidR="00B37101" w:rsidRPr="00463FE0">
        <w:rPr>
          <w:lang w:val="en-US"/>
          <w:rPrChange w:id="215" w:author="ПК" w:date="2021-06-06T13:37:00Z">
            <w:rPr/>
          </w:rPrChange>
        </w:rPr>
        <w:instrText>sayta</w:instrText>
      </w:r>
      <w:r w:rsidR="00B37101" w:rsidRPr="001E2D53">
        <w:instrText xml:space="preserve">" </w:instrText>
      </w:r>
      <w:r w:rsidR="00B37101">
        <w:fldChar w:fldCharType="separate"/>
      </w:r>
      <w:r>
        <w:rPr>
          <w:rStyle w:val="af"/>
          <w:lang w:val="en-US"/>
        </w:rPr>
        <w:t>https</w:t>
      </w:r>
      <w:r w:rsidRPr="001E2D53">
        <w:rPr>
          <w:rStyle w:val="af"/>
        </w:rPr>
        <w:t>://</w:t>
      </w:r>
      <w:r>
        <w:rPr>
          <w:rStyle w:val="af"/>
          <w:lang w:val="en-US"/>
        </w:rPr>
        <w:t>imajor</w:t>
      </w:r>
      <w:r w:rsidRPr="001E2D53">
        <w:rPr>
          <w:rStyle w:val="af"/>
        </w:rPr>
        <w:t>.</w:t>
      </w:r>
      <w:r>
        <w:rPr>
          <w:rStyle w:val="af"/>
          <w:lang w:val="en-US"/>
        </w:rPr>
        <w:t>ru</w:t>
      </w:r>
      <w:r w:rsidRPr="001E2D53">
        <w:rPr>
          <w:rStyle w:val="af"/>
        </w:rPr>
        <w:t>/</w:t>
      </w:r>
      <w:r>
        <w:rPr>
          <w:rStyle w:val="af"/>
          <w:lang w:val="en-US"/>
        </w:rPr>
        <w:t>razrabotka</w:t>
      </w:r>
      <w:r w:rsidRPr="001E2D53">
        <w:rPr>
          <w:rStyle w:val="af"/>
        </w:rPr>
        <w:t>/</w:t>
      </w:r>
      <w:r>
        <w:rPr>
          <w:rStyle w:val="af"/>
          <w:lang w:val="en-US"/>
        </w:rPr>
        <w:t>verstka</w:t>
      </w:r>
      <w:r w:rsidRPr="001E2D53">
        <w:rPr>
          <w:rStyle w:val="af"/>
        </w:rPr>
        <w:t>/</w:t>
      </w:r>
      <w:r>
        <w:rPr>
          <w:rStyle w:val="af"/>
          <w:lang w:val="en-US"/>
        </w:rPr>
        <w:t>krossbrauzernost</w:t>
      </w:r>
      <w:r w:rsidRPr="001E2D53">
        <w:rPr>
          <w:rStyle w:val="af"/>
        </w:rPr>
        <w:t>-</w:t>
      </w:r>
      <w:r>
        <w:rPr>
          <w:rStyle w:val="af"/>
          <w:lang w:val="en-US"/>
        </w:rPr>
        <w:t>sayta</w:t>
      </w:r>
      <w:r w:rsidR="00B37101">
        <w:rPr>
          <w:rStyle w:val="af"/>
          <w:lang w:val="en-US"/>
        </w:rPr>
        <w:fldChar w:fldCharType="end"/>
      </w:r>
      <w:r w:rsidRPr="001E2D53">
        <w:t>.</w:t>
      </w:r>
      <w:bookmarkEnd w:id="207"/>
    </w:p>
    <w:p w14:paraId="1585861A" w14:textId="4700739F" w:rsidR="0098779D" w:rsidRDefault="0098779D" w:rsidP="00E87833">
      <w:pPr>
        <w:pStyle w:val="a7"/>
        <w:numPr>
          <w:ilvl w:val="0"/>
          <w:numId w:val="5"/>
        </w:numPr>
      </w:pPr>
      <w:r>
        <w:t xml:space="preserve">Язык </w:t>
      </w:r>
      <w:r>
        <w:rPr>
          <w:lang w:val="en-US"/>
        </w:rPr>
        <w:t>UML</w:t>
      </w:r>
      <w:r>
        <w:t>. Руководство пользователя: [Текст] / Буч Г., Рамбо Д., Якобсон</w:t>
      </w:r>
      <w:r>
        <w:rPr>
          <w:lang w:val="en-US"/>
        </w:rPr>
        <w:t> </w:t>
      </w:r>
      <w:r>
        <w:t>И. – 2-е издание: Пер. с англ Мухин Н.</w:t>
      </w:r>
      <w:r>
        <w:rPr>
          <w:rFonts w:ascii="yandex-sans" w:hAnsi="yandex-sans"/>
          <w:color w:val="000000"/>
          <w:sz w:val="23"/>
          <w:szCs w:val="23"/>
          <w:shd w:val="clear" w:color="auto" w:fill="FFFFFF"/>
        </w:rPr>
        <w:t xml:space="preserve">, М.: </w:t>
      </w:r>
      <w:r w:rsidR="009337BA">
        <w:rPr>
          <w:rFonts w:ascii="yandex-sans" w:hAnsi="yandex-sans"/>
          <w:color w:val="000000"/>
          <w:szCs w:val="28"/>
          <w:shd w:val="clear" w:color="auto" w:fill="FFFFFF"/>
        </w:rPr>
        <w:t>ДМК Пресс, 201</w:t>
      </w:r>
      <w:r w:rsidR="008B614D">
        <w:rPr>
          <w:rFonts w:ascii="yandex-sans" w:hAnsi="yandex-sans"/>
          <w:color w:val="000000"/>
          <w:szCs w:val="28"/>
          <w:shd w:val="clear" w:color="auto" w:fill="FFFFFF"/>
        </w:rPr>
        <w:t>2</w:t>
      </w:r>
      <w:r w:rsidR="009337BA">
        <w:rPr>
          <w:rFonts w:ascii="yandex-sans" w:hAnsi="yandex-sans"/>
          <w:color w:val="000000"/>
          <w:szCs w:val="28"/>
          <w:shd w:val="clear" w:color="auto" w:fill="FFFFFF"/>
        </w:rPr>
        <w:t>.</w:t>
      </w:r>
    </w:p>
    <w:p w14:paraId="3E76577C" w14:textId="77777777" w:rsidR="0098779D" w:rsidRDefault="0098779D" w:rsidP="00E87833">
      <w:pPr>
        <w:pStyle w:val="a7"/>
        <w:numPr>
          <w:ilvl w:val="0"/>
          <w:numId w:val="5"/>
        </w:numPr>
      </w:pPr>
      <w:r>
        <w:t xml:space="preserve">Документация по C#: [Электронный ресурс]. </w:t>
      </w:r>
      <w:r>
        <w:rPr>
          <w:lang w:val="en-US"/>
        </w:rPr>
        <w:t>URL</w:t>
      </w:r>
      <w:r>
        <w:t>:</w:t>
      </w:r>
      <w:r>
        <w:rPr>
          <w:lang w:val="en-US"/>
        </w:rPr>
        <w:t> </w:t>
      </w:r>
      <w:hyperlink r:id="rId41" w:history="1">
        <w:r>
          <w:rPr>
            <w:rStyle w:val="af"/>
          </w:rPr>
          <w:t>https://docs.microsoft.com/ru-ru/dotnet/csharp/</w:t>
        </w:r>
      </w:hyperlink>
    </w:p>
    <w:p w14:paraId="5D06F7D4" w14:textId="77777777" w:rsidR="0098779D" w:rsidRDefault="0098779D" w:rsidP="00E87833">
      <w:pPr>
        <w:pStyle w:val="a7"/>
        <w:numPr>
          <w:ilvl w:val="0"/>
          <w:numId w:val="5"/>
        </w:numPr>
      </w:pPr>
      <w:bookmarkStart w:id="216" w:name="_Ref72677091"/>
      <w:r>
        <w:t xml:space="preserve">Официальная страница Angular: [Электронный ресурс]. </w:t>
      </w:r>
      <w:r>
        <w:rPr>
          <w:lang w:val="en-US"/>
        </w:rPr>
        <w:t>URL</w:t>
      </w:r>
      <w:r>
        <w:t>:</w:t>
      </w:r>
      <w:r>
        <w:rPr>
          <w:lang w:val="en-US"/>
        </w:rPr>
        <w:t> </w:t>
      </w:r>
      <w:hyperlink r:id="rId42" w:history="1">
        <w:r>
          <w:rPr>
            <w:rStyle w:val="af"/>
          </w:rPr>
          <w:t>https://angular.io/?developerstash</w:t>
        </w:r>
      </w:hyperlink>
      <w:r>
        <w:t>.</w:t>
      </w:r>
      <w:bookmarkEnd w:id="216"/>
    </w:p>
    <w:p w14:paraId="6F5E5A4D" w14:textId="77777777" w:rsidR="0098779D" w:rsidRDefault="0098779D" w:rsidP="00E87833">
      <w:pPr>
        <w:pStyle w:val="a7"/>
        <w:numPr>
          <w:ilvl w:val="0"/>
          <w:numId w:val="5"/>
        </w:numPr>
      </w:pPr>
      <w:bookmarkStart w:id="217" w:name="_Ref72677078"/>
      <w:r>
        <w:rPr>
          <w:lang w:val="en-US"/>
        </w:rPr>
        <w:t>React</w:t>
      </w:r>
      <w:r w:rsidRPr="0098779D">
        <w:t xml:space="preserve"> </w:t>
      </w:r>
      <w:r>
        <w:t>в действии: [Текст] / Марк Тиленс Томас – СПб.: Питер, 2019.</w:t>
      </w:r>
      <w:bookmarkEnd w:id="217"/>
    </w:p>
    <w:p w14:paraId="11BB3775" w14:textId="77777777" w:rsidR="0098779D" w:rsidRDefault="0098779D" w:rsidP="00E87833">
      <w:pPr>
        <w:pStyle w:val="a7"/>
        <w:numPr>
          <w:ilvl w:val="0"/>
          <w:numId w:val="5"/>
        </w:numPr>
      </w:pPr>
      <w:bookmarkStart w:id="218" w:name="_Ref72677425"/>
      <w:r>
        <w:rPr>
          <w:lang w:val="en-US"/>
        </w:rPr>
        <w:t>Vue</w:t>
      </w:r>
      <w:r>
        <w:t>.</w:t>
      </w:r>
      <w:r>
        <w:rPr>
          <w:lang w:val="en-US"/>
        </w:rPr>
        <w:t>js</w:t>
      </w:r>
      <w:r w:rsidRPr="0098779D">
        <w:t xml:space="preserve"> </w:t>
      </w:r>
      <w:r>
        <w:t>в действии [Текст] / Эрик Хэнчетт, Бенджамин Листоун – СПб: Питер, 2019.</w:t>
      </w:r>
      <w:bookmarkEnd w:id="218"/>
    </w:p>
    <w:p w14:paraId="564B442A" w14:textId="77777777" w:rsidR="0098779D" w:rsidRDefault="0098779D" w:rsidP="00E87833">
      <w:pPr>
        <w:pStyle w:val="a7"/>
        <w:numPr>
          <w:ilvl w:val="0"/>
          <w:numId w:val="5"/>
        </w:numPr>
      </w:pPr>
      <w:bookmarkStart w:id="219" w:name="_Ref72677065"/>
      <w:r>
        <w:t xml:space="preserve">Большая книга </w:t>
      </w:r>
      <w:r>
        <w:rPr>
          <w:lang w:val="en-US"/>
        </w:rPr>
        <w:t>CSS</w:t>
      </w:r>
      <w:r>
        <w:t>: [Текст] / Дэвид Макфарланд – СПб.: Питер, 2016</w:t>
      </w:r>
      <w:r>
        <w:rPr>
          <w:rFonts w:ascii="Arial" w:hAnsi="Arial" w:cs="Arial"/>
          <w:sz w:val="23"/>
          <w:szCs w:val="23"/>
          <w:shd w:val="clear" w:color="auto" w:fill="FFFFFF"/>
        </w:rPr>
        <w:t>.</w:t>
      </w:r>
      <w:bookmarkEnd w:id="219"/>
    </w:p>
    <w:p w14:paraId="2082F619" w14:textId="77777777" w:rsidR="0098779D" w:rsidRDefault="0098779D" w:rsidP="00E87833">
      <w:pPr>
        <w:pStyle w:val="a7"/>
        <w:numPr>
          <w:ilvl w:val="0"/>
          <w:numId w:val="5"/>
        </w:numPr>
        <w:rPr>
          <w:rStyle w:val="af"/>
          <w:lang w:val="en-US"/>
        </w:rPr>
      </w:pPr>
      <w:bookmarkStart w:id="220" w:name="_Ref72677115"/>
      <w:r>
        <w:t xml:space="preserve">Современный учебник JavaScript: [Электронный ресурс]. </w:t>
      </w:r>
      <w:r>
        <w:rPr>
          <w:lang w:val="en-US"/>
        </w:rPr>
        <w:t xml:space="preserve">URL: </w:t>
      </w:r>
      <w:r w:rsidR="00B37101">
        <w:fldChar w:fldCharType="begin"/>
      </w:r>
      <w:r w:rsidR="00B37101" w:rsidRPr="00463FE0">
        <w:rPr>
          <w:lang w:val="en-US"/>
          <w:rPrChange w:id="221" w:author="ПК" w:date="2021-06-06T13:37:00Z">
            <w:rPr/>
          </w:rPrChange>
        </w:rPr>
        <w:instrText xml:space="preserve"> HYPERLINK "https://learn.javascript.ru/" </w:instrText>
      </w:r>
      <w:r w:rsidR="00B37101">
        <w:fldChar w:fldCharType="separate"/>
      </w:r>
      <w:r>
        <w:rPr>
          <w:rStyle w:val="af"/>
          <w:lang w:val="en-US"/>
        </w:rPr>
        <w:t>https://learn.javascript.ru/</w:t>
      </w:r>
      <w:r w:rsidR="00B37101">
        <w:rPr>
          <w:rStyle w:val="af"/>
          <w:lang w:val="en-US"/>
        </w:rPr>
        <w:fldChar w:fldCharType="end"/>
      </w:r>
      <w:bookmarkEnd w:id="220"/>
    </w:p>
    <w:p w14:paraId="5B27D3B4" w14:textId="77777777" w:rsidR="0098779D" w:rsidRDefault="0098779D" w:rsidP="00E87833">
      <w:pPr>
        <w:pStyle w:val="a7"/>
        <w:numPr>
          <w:ilvl w:val="0"/>
          <w:numId w:val="5"/>
        </w:numPr>
        <w:rPr>
          <w:color w:val="000000" w:themeColor="text1"/>
        </w:rPr>
      </w:pPr>
      <w:bookmarkStart w:id="222" w:name="_Ref72677592"/>
      <w:r>
        <w:t xml:space="preserve">Язык программирования </w:t>
      </w:r>
      <w:r>
        <w:rPr>
          <w:lang w:val="en-US"/>
        </w:rPr>
        <w:t>C</w:t>
      </w:r>
      <w:r>
        <w:t># 7 и платформы .</w:t>
      </w:r>
      <w:r>
        <w:rPr>
          <w:lang w:val="en-US"/>
        </w:rPr>
        <w:t>NET</w:t>
      </w:r>
      <w:r>
        <w:t xml:space="preserve"> и .</w:t>
      </w:r>
      <w:r>
        <w:rPr>
          <w:lang w:val="en-US"/>
        </w:rPr>
        <w:t>NET</w:t>
      </w:r>
      <w:r w:rsidRPr="0098779D">
        <w:t xml:space="preserve"> </w:t>
      </w:r>
      <w:r>
        <w:rPr>
          <w:lang w:val="en-US"/>
        </w:rPr>
        <w:t>Core</w:t>
      </w:r>
      <w:r>
        <w:t xml:space="preserve"> [Текст] / Троелсен, Джепикс – 2018.</w:t>
      </w:r>
      <w:bookmarkEnd w:id="222"/>
    </w:p>
    <w:p w14:paraId="21F18A31" w14:textId="77777777" w:rsidR="0098779D" w:rsidRDefault="0098779D" w:rsidP="00E87833">
      <w:pPr>
        <w:pStyle w:val="a7"/>
        <w:numPr>
          <w:ilvl w:val="0"/>
          <w:numId w:val="5"/>
        </w:numPr>
        <w:rPr>
          <w:lang w:val="en-US"/>
        </w:rPr>
      </w:pPr>
      <w:r>
        <w:rPr>
          <w:lang w:val="en-US"/>
        </w:rPr>
        <w:t>Software Engineering for Internet Applications by Eve Andersson [</w:t>
      </w:r>
      <w:r>
        <w:t>Текст</w:t>
      </w:r>
      <w:r>
        <w:rPr>
          <w:lang w:val="en-US"/>
        </w:rPr>
        <w:t>] / Philip Greenspun, Andrew Grumet – 2006.</w:t>
      </w:r>
    </w:p>
    <w:p w14:paraId="4A4F3F8F" w14:textId="77777777" w:rsidR="0098779D" w:rsidRDefault="0098779D" w:rsidP="00E87833">
      <w:pPr>
        <w:pStyle w:val="a7"/>
        <w:numPr>
          <w:ilvl w:val="0"/>
          <w:numId w:val="5"/>
        </w:numPr>
        <w:rPr>
          <w:rStyle w:val="af"/>
        </w:rPr>
      </w:pPr>
      <w:bookmarkStart w:id="223" w:name="_Ref72677526"/>
      <w:r>
        <w:rPr>
          <w:lang w:val="en-US"/>
        </w:rPr>
        <w:t>Microsoft</w:t>
      </w:r>
      <w:r w:rsidRPr="0098779D">
        <w:t xml:space="preserve"> </w:t>
      </w:r>
      <w:r>
        <w:rPr>
          <w:lang w:val="en-US"/>
        </w:rPr>
        <w:t>SQL</w:t>
      </w:r>
      <w:r w:rsidRPr="0098779D">
        <w:t xml:space="preserve"> </w:t>
      </w:r>
      <w:r>
        <w:rPr>
          <w:lang w:val="en-US"/>
        </w:rPr>
        <w:t>Server</w:t>
      </w:r>
      <w:r>
        <w:t>: [Текст] /</w:t>
      </w:r>
      <w:bookmarkEnd w:id="223"/>
      <w:r>
        <w:t xml:space="preserve"> Душан Петкович – Санкт-Петербург «БХВ-Петербург» – 2013.</w:t>
      </w:r>
    </w:p>
    <w:p w14:paraId="5D462EE8" w14:textId="31D81138" w:rsidR="0098779D" w:rsidRPr="00153DB0" w:rsidRDefault="00153DB0" w:rsidP="00E87833">
      <w:pPr>
        <w:pStyle w:val="a7"/>
        <w:numPr>
          <w:ilvl w:val="0"/>
          <w:numId w:val="5"/>
        </w:numPr>
        <w:rPr>
          <w:color w:val="000000" w:themeColor="text1"/>
        </w:rPr>
      </w:pPr>
      <w:bookmarkStart w:id="224" w:name="_Ref72677548"/>
      <w:r>
        <w:rPr>
          <w:lang w:val="en-US"/>
        </w:rPr>
        <w:t>My</w:t>
      </w:r>
      <w:r w:rsidRPr="00153DB0">
        <w:t xml:space="preserve"> </w:t>
      </w:r>
      <w:r>
        <w:rPr>
          <w:lang w:val="en-US"/>
        </w:rPr>
        <w:t>SQL</w:t>
      </w:r>
      <w:r w:rsidRPr="00153DB0">
        <w:t xml:space="preserve"> 5.</w:t>
      </w:r>
      <w:r>
        <w:t>0.</w:t>
      </w:r>
      <w:r w:rsidRPr="00153DB0">
        <w:t xml:space="preserve"> </w:t>
      </w:r>
      <w:r>
        <w:t>Библиотека программиста</w:t>
      </w:r>
      <w:r w:rsidR="0098779D">
        <w:t>: [</w:t>
      </w:r>
      <w:r>
        <w:t xml:space="preserve">Текст] </w:t>
      </w:r>
      <w:r w:rsidRPr="00153DB0">
        <w:t xml:space="preserve">/ </w:t>
      </w:r>
      <w:r>
        <w:t>Виктор Гольцман – Питер, Санкт-Петербург, 2010.</w:t>
      </w:r>
      <w:bookmarkEnd w:id="224"/>
    </w:p>
    <w:p w14:paraId="2F6E629F" w14:textId="4040353F" w:rsidR="001B7ED6" w:rsidRPr="00830825" w:rsidRDefault="0098779D" w:rsidP="00E87833">
      <w:pPr>
        <w:pStyle w:val="a7"/>
        <w:numPr>
          <w:ilvl w:val="0"/>
          <w:numId w:val="5"/>
        </w:numPr>
        <w:rPr>
          <w:rStyle w:val="af"/>
          <w:noProof/>
          <w:color w:val="000000" w:themeColor="text1"/>
          <w:u w:val="none"/>
          <w:lang w:val="en-US"/>
        </w:rPr>
      </w:pPr>
      <w:bookmarkStart w:id="225" w:name="_Ref72677556"/>
      <w:r>
        <w:t xml:space="preserve">Техническая документация по </w:t>
      </w:r>
      <w:r>
        <w:rPr>
          <w:lang w:val="en-US"/>
        </w:rPr>
        <w:t>PostgreSQL</w:t>
      </w:r>
      <w:r>
        <w:t xml:space="preserve">: [Электронный ресурс]. </w:t>
      </w:r>
      <w:r>
        <w:rPr>
          <w:lang w:val="en-US"/>
        </w:rPr>
        <w:t>URL</w:t>
      </w:r>
      <w:r w:rsidRPr="00321997">
        <w:rPr>
          <w:lang w:val="en-US"/>
        </w:rPr>
        <w:t xml:space="preserve">: </w:t>
      </w:r>
      <w:commentRangeStart w:id="226"/>
      <w:r w:rsidR="00D3700A">
        <w:fldChar w:fldCharType="begin"/>
      </w:r>
      <w:r w:rsidR="00D3700A" w:rsidRPr="00321997">
        <w:rPr>
          <w:lang w:val="en-US"/>
        </w:rPr>
        <w:instrText xml:space="preserve"> </w:instrText>
      </w:r>
      <w:r w:rsidR="00D3700A" w:rsidRPr="00403CC1">
        <w:rPr>
          <w:lang w:val="en-US"/>
        </w:rPr>
        <w:instrText>HYPERLINK</w:instrText>
      </w:r>
      <w:r w:rsidR="00D3700A" w:rsidRPr="00321997">
        <w:rPr>
          <w:lang w:val="en-US"/>
        </w:rPr>
        <w:instrText xml:space="preserve"> "</w:instrText>
      </w:r>
      <w:r w:rsidR="00D3700A" w:rsidRPr="00403CC1">
        <w:rPr>
          <w:lang w:val="en-US"/>
        </w:rPr>
        <w:instrText>https</w:instrText>
      </w:r>
      <w:r w:rsidR="00D3700A" w:rsidRPr="00321997">
        <w:rPr>
          <w:lang w:val="en-US"/>
        </w:rPr>
        <w:instrText>://</w:instrText>
      </w:r>
      <w:r w:rsidR="00D3700A" w:rsidRPr="00403CC1">
        <w:rPr>
          <w:lang w:val="en-US"/>
        </w:rPr>
        <w:instrText>postgrespro</w:instrText>
      </w:r>
      <w:r w:rsidR="00D3700A" w:rsidRPr="00321997">
        <w:rPr>
          <w:lang w:val="en-US"/>
        </w:rPr>
        <w:instrText>.</w:instrText>
      </w:r>
      <w:r w:rsidR="00D3700A" w:rsidRPr="00403CC1">
        <w:rPr>
          <w:lang w:val="en-US"/>
        </w:rPr>
        <w:instrText>ru</w:instrText>
      </w:r>
      <w:r w:rsidR="00D3700A" w:rsidRPr="00321997">
        <w:rPr>
          <w:lang w:val="en-US"/>
        </w:rPr>
        <w:instrText>/</w:instrText>
      </w:r>
      <w:r w:rsidR="00D3700A" w:rsidRPr="00403CC1">
        <w:rPr>
          <w:lang w:val="en-US"/>
        </w:rPr>
        <w:instrText>docs</w:instrText>
      </w:r>
      <w:r w:rsidR="00D3700A" w:rsidRPr="00321997">
        <w:rPr>
          <w:lang w:val="en-US"/>
        </w:rPr>
        <w:instrText>/</w:instrText>
      </w:r>
      <w:r w:rsidR="00D3700A" w:rsidRPr="00403CC1">
        <w:rPr>
          <w:lang w:val="en-US"/>
        </w:rPr>
        <w:instrText>postgresql</w:instrText>
      </w:r>
      <w:r w:rsidR="00D3700A" w:rsidRPr="00321997">
        <w:rPr>
          <w:lang w:val="en-US"/>
        </w:rPr>
        <w:instrText xml:space="preserve">" </w:instrText>
      </w:r>
      <w:r w:rsidR="00D3700A">
        <w:fldChar w:fldCharType="separate"/>
      </w:r>
      <w:r>
        <w:rPr>
          <w:rStyle w:val="af"/>
          <w:lang w:val="en-US"/>
        </w:rPr>
        <w:t>https://postgrespro.ru/docs/postgresql</w:t>
      </w:r>
      <w:bookmarkEnd w:id="225"/>
      <w:r w:rsidR="00D3700A">
        <w:rPr>
          <w:rStyle w:val="af"/>
          <w:lang w:val="en-US"/>
        </w:rPr>
        <w:fldChar w:fldCharType="end"/>
      </w:r>
      <w:commentRangeEnd w:id="226"/>
      <w:r w:rsidR="00BC1E76">
        <w:rPr>
          <w:rStyle w:val="af1"/>
        </w:rPr>
        <w:commentReference w:id="226"/>
      </w:r>
    </w:p>
    <w:p w14:paraId="7A4785F4" w14:textId="1FDA664D" w:rsidR="00830825" w:rsidRPr="00174D00" w:rsidRDefault="00830825" w:rsidP="00E87833">
      <w:pPr>
        <w:pStyle w:val="a7"/>
        <w:numPr>
          <w:ilvl w:val="0"/>
          <w:numId w:val="5"/>
        </w:numPr>
        <w:rPr>
          <w:noProof/>
          <w:color w:val="000000" w:themeColor="text1"/>
          <w:lang w:val="en-US"/>
        </w:rPr>
      </w:pPr>
      <w:bookmarkStart w:id="227" w:name="_Ref73978652"/>
      <w:r>
        <w:t xml:space="preserve">Официальный сайт </w:t>
      </w:r>
      <w:r>
        <w:rPr>
          <w:lang w:val="en-US"/>
        </w:rPr>
        <w:t>Senpulse</w:t>
      </w:r>
      <w:r w:rsidRPr="00830825">
        <w:t>:</w:t>
      </w:r>
      <w:r w:rsidRPr="00830825">
        <w:rPr>
          <w:noProof/>
          <w:color w:val="000000" w:themeColor="text1"/>
        </w:rPr>
        <w:t xml:space="preserve"> [</w:t>
      </w:r>
      <w:r>
        <w:rPr>
          <w:noProof/>
          <w:color w:val="000000" w:themeColor="text1"/>
        </w:rPr>
        <w:t>Электронный ресурс</w:t>
      </w:r>
      <w:r w:rsidRPr="00830825">
        <w:rPr>
          <w:noProof/>
          <w:color w:val="000000" w:themeColor="text1"/>
        </w:rPr>
        <w:t xml:space="preserve">]. </w:t>
      </w:r>
      <w:r>
        <w:rPr>
          <w:noProof/>
          <w:color w:val="000000" w:themeColor="text1"/>
          <w:lang w:val="en-US"/>
        </w:rPr>
        <w:t xml:space="preserve">URL: </w:t>
      </w:r>
      <w:hyperlink r:id="rId43" w:history="1">
        <w:r w:rsidR="00174D00" w:rsidRPr="004249A4">
          <w:rPr>
            <w:rStyle w:val="af"/>
            <w:noProof/>
            <w:lang w:val="en-US"/>
          </w:rPr>
          <w:t>https://sendpulse.com/ru</w:t>
        </w:r>
      </w:hyperlink>
      <w:bookmarkEnd w:id="227"/>
    </w:p>
    <w:p w14:paraId="3A618E5A" w14:textId="1994E0EC" w:rsidR="00174D00" w:rsidRPr="00174D00" w:rsidRDefault="00174D00" w:rsidP="00E87833">
      <w:pPr>
        <w:pStyle w:val="a7"/>
        <w:numPr>
          <w:ilvl w:val="0"/>
          <w:numId w:val="5"/>
        </w:numPr>
        <w:rPr>
          <w:noProof/>
          <w:color w:val="000000" w:themeColor="text1"/>
        </w:rPr>
      </w:pPr>
      <w:r>
        <w:t>Гигиенические требования к персональным электронно-вычислительным машинам и организации работы. СанПиН 2.2.2/2.4.1340-03 – М.: ДЕАН, 2003</w:t>
      </w:r>
      <w:r w:rsidR="005B1EF9">
        <w:t>.</w:t>
      </w:r>
      <w:r>
        <w:t xml:space="preserve"> </w:t>
      </w:r>
      <w:r w:rsidR="001E0D49" w:rsidRPr="005B1EF9">
        <w:t>–</w:t>
      </w:r>
      <w:r>
        <w:t xml:space="preserve"> </w:t>
      </w:r>
      <w:r w:rsidR="001E0D49" w:rsidRPr="001E0D49">
        <w:t>128 c</w:t>
      </w:r>
      <w:r w:rsidR="001E0D49">
        <w:t>.</w:t>
      </w:r>
    </w:p>
    <w:p w14:paraId="38CA3C10" w14:textId="1809A225" w:rsidR="00EE37E6" w:rsidRDefault="00EE37E6" w:rsidP="00EE37E6">
      <w:pPr>
        <w:pStyle w:val="1"/>
        <w:numPr>
          <w:ilvl w:val="0"/>
          <w:numId w:val="0"/>
        </w:numPr>
        <w:rPr>
          <w:noProof/>
        </w:rPr>
      </w:pPr>
      <w:bookmarkStart w:id="228" w:name="_Toc74085169"/>
      <w:r>
        <w:rPr>
          <w:noProof/>
        </w:rPr>
        <w:lastRenderedPageBreak/>
        <w:t>ПРИЛОЖЕНИЯ</w:t>
      </w:r>
      <w:bookmarkEnd w:id="228"/>
    </w:p>
    <w:p w14:paraId="449E2415" w14:textId="1CCC509B" w:rsidR="009873F2" w:rsidRPr="009873F2" w:rsidRDefault="009873F2" w:rsidP="009873F2">
      <w:pPr>
        <w:pStyle w:val="2"/>
        <w:numPr>
          <w:ilvl w:val="0"/>
          <w:numId w:val="0"/>
        </w:numPr>
      </w:pPr>
      <w:bookmarkStart w:id="229" w:name="_Toc73879682"/>
      <w:bookmarkStart w:id="230" w:name="_Toc74085170"/>
      <w:r w:rsidRPr="009873F2">
        <w:rPr>
          <w:rStyle w:val="20"/>
          <w:b/>
        </w:rPr>
        <w:t>Приложение</w:t>
      </w:r>
      <w:r>
        <w:t xml:space="preserve"> </w:t>
      </w:r>
      <w:bookmarkEnd w:id="229"/>
      <w:r w:rsidR="00FC5943">
        <w:t>А</w:t>
      </w:r>
      <w:bookmarkEnd w:id="230"/>
    </w:p>
    <w:p w14:paraId="26378171" w14:textId="77777777" w:rsidR="009873F2" w:rsidRPr="009873F2" w:rsidRDefault="009873F2" w:rsidP="001E2D53">
      <w:pPr>
        <w:pStyle w:val="3"/>
        <w:numPr>
          <w:ilvl w:val="0"/>
          <w:numId w:val="0"/>
        </w:numPr>
        <w:ind w:left="720"/>
      </w:pPr>
      <w:bookmarkStart w:id="231" w:name="_Toc73879683"/>
      <w:bookmarkStart w:id="232" w:name="_Toc74085171"/>
      <w:r w:rsidRPr="009873F2">
        <w:t>Организационная структура проекта</w:t>
      </w:r>
      <w:bookmarkEnd w:id="231"/>
      <w:bookmarkEnd w:id="232"/>
    </w:p>
    <w:p w14:paraId="3A6D91BC" w14:textId="77777777" w:rsidR="009873F2" w:rsidRDefault="009873F2" w:rsidP="009873F2">
      <w:pPr>
        <w:ind w:firstLine="708"/>
      </w:pPr>
      <w:r>
        <w:rPr>
          <w:rFonts w:eastAsia="Times New Roman"/>
        </w:rPr>
        <w:t>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и внедрению программной системы, а также приводится расчёт ее себестоимости.</w:t>
      </w:r>
      <w:bookmarkStart w:id="233" w:name="_Toc359344425"/>
      <w:bookmarkStart w:id="234" w:name="_Toc322893641"/>
    </w:p>
    <w:p w14:paraId="187CB04B" w14:textId="2ADC739E" w:rsidR="009873F2" w:rsidRDefault="009873F2" w:rsidP="009873F2">
      <w:r>
        <w:t>Организационная структура проекта (</w:t>
      </w:r>
      <w:r>
        <w:rPr>
          <w:lang w:val="en-US"/>
        </w:rPr>
        <w:t>OBS</w:t>
      </w:r>
      <w:r>
        <w:t>) приведена на рис.</w:t>
      </w:r>
      <w:r w:rsidR="008B614D">
        <w:t>А</w:t>
      </w:r>
      <w:r w:rsidR="0048591B">
        <w:t>.</w:t>
      </w:r>
      <w:r>
        <w:t>1.</w:t>
      </w:r>
    </w:p>
    <w:p w14:paraId="0283DC4E" w14:textId="77777777" w:rsidR="009873F2" w:rsidRDefault="009873F2" w:rsidP="009873F2">
      <w:pPr>
        <w:ind w:firstLine="0"/>
        <w:jc w:val="center"/>
      </w:pPr>
      <w:r>
        <w:rPr>
          <w:noProof/>
          <w:lang w:eastAsia="ru-RU"/>
        </w:rPr>
        <w:drawing>
          <wp:inline distT="0" distB="0" distL="0" distR="0" wp14:anchorId="6CBA0EBA" wp14:editId="38D3F5C6">
            <wp:extent cx="6127750" cy="937895"/>
            <wp:effectExtent l="0" t="0" r="6350" b="0"/>
            <wp:docPr id="61" name="Рисунок 61" descr="Ро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Роли"/>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7750" cy="937895"/>
                    </a:xfrm>
                    <a:prstGeom prst="rect">
                      <a:avLst/>
                    </a:prstGeom>
                    <a:noFill/>
                    <a:ln>
                      <a:noFill/>
                    </a:ln>
                  </pic:spPr>
                </pic:pic>
              </a:graphicData>
            </a:graphic>
          </wp:inline>
        </w:drawing>
      </w:r>
    </w:p>
    <w:p w14:paraId="17A75283" w14:textId="5850B970" w:rsidR="009873F2" w:rsidRDefault="009873F2" w:rsidP="009873F2">
      <w:pPr>
        <w:pStyle w:val="affffff4"/>
      </w:pPr>
      <w:r>
        <w:t xml:space="preserve">Рис. </w:t>
      </w:r>
      <w:r w:rsidR="00FC5943">
        <w:t>А</w:t>
      </w:r>
      <w:r>
        <w:t>.1. Организационная структура проекта</w:t>
      </w:r>
    </w:p>
    <w:p w14:paraId="09152B96" w14:textId="77777777" w:rsidR="009873F2" w:rsidRPr="009873F2" w:rsidRDefault="009873F2" w:rsidP="001E2D53">
      <w:pPr>
        <w:pStyle w:val="3"/>
        <w:numPr>
          <w:ilvl w:val="0"/>
          <w:numId w:val="0"/>
        </w:numPr>
        <w:ind w:left="720"/>
      </w:pPr>
      <w:bookmarkStart w:id="235" w:name="_Toc73469574"/>
      <w:bookmarkStart w:id="236" w:name="_Toc73879684"/>
      <w:bookmarkStart w:id="237" w:name="_Toc74085172"/>
      <w:bookmarkEnd w:id="233"/>
      <w:bookmarkEnd w:id="234"/>
      <w:r w:rsidRPr="009873F2">
        <w:t>Календарный план проекта</w:t>
      </w:r>
      <w:bookmarkEnd w:id="235"/>
      <w:bookmarkEnd w:id="236"/>
      <w:bookmarkEnd w:id="237"/>
    </w:p>
    <w:p w14:paraId="0C35C242" w14:textId="77777777" w:rsidR="009873F2" w:rsidRDefault="009873F2" w:rsidP="009873F2">
      <w:pPr>
        <w:rPr>
          <w:rFonts w:eastAsia="Times New Roman"/>
        </w:rPr>
      </w:pPr>
      <w:r>
        <w:rPr>
          <w:rFonts w:eastAsia="Times New Roman"/>
        </w:rPr>
        <w:t>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056A0A43" w14:textId="77777777" w:rsidR="009873F2" w:rsidRDefault="009873F2" w:rsidP="009873F2">
      <w:pPr>
        <w:rPr>
          <w:rFonts w:eastAsia="Times New Roman"/>
        </w:rPr>
      </w:pPr>
      <w:r>
        <w:rPr>
          <w:rFonts w:eastAsia="Times New Roman"/>
        </w:rPr>
        <w:t>Для реализации проекта необходимо выполнить ряд работ, представленных ниже.</w:t>
      </w:r>
    </w:p>
    <w:p w14:paraId="50186D3A" w14:textId="77777777" w:rsidR="009873F2" w:rsidRDefault="009873F2" w:rsidP="00E87833">
      <w:pPr>
        <w:pStyle w:val="a7"/>
        <w:numPr>
          <w:ilvl w:val="0"/>
          <w:numId w:val="41"/>
        </w:numPr>
        <w:ind w:left="1066" w:hanging="357"/>
        <w:rPr>
          <w:rFonts w:eastAsia="Times New Roman"/>
        </w:rPr>
      </w:pPr>
      <w:r>
        <w:rPr>
          <w:rFonts w:eastAsia="Times New Roman"/>
        </w:rPr>
        <w:t>Сбор требований Заказчика к разрабатываемому ПО.</w:t>
      </w:r>
    </w:p>
    <w:p w14:paraId="54232F73" w14:textId="77777777" w:rsidR="009873F2" w:rsidRDefault="009873F2" w:rsidP="00E87833">
      <w:pPr>
        <w:pStyle w:val="a7"/>
        <w:numPr>
          <w:ilvl w:val="0"/>
          <w:numId w:val="41"/>
        </w:numPr>
        <w:ind w:left="1066" w:hanging="357"/>
        <w:rPr>
          <w:rFonts w:eastAsia="Times New Roman"/>
        </w:rPr>
      </w:pPr>
      <w:r>
        <w:rPr>
          <w:rFonts w:eastAsia="Times New Roman"/>
        </w:rPr>
        <w:t>Разработка и согласование ТЗ.</w:t>
      </w:r>
    </w:p>
    <w:p w14:paraId="64E01F66" w14:textId="77777777" w:rsidR="009873F2" w:rsidRDefault="009873F2" w:rsidP="00E87833">
      <w:pPr>
        <w:pStyle w:val="a7"/>
        <w:numPr>
          <w:ilvl w:val="0"/>
          <w:numId w:val="41"/>
        </w:numPr>
        <w:ind w:left="1066" w:hanging="357"/>
        <w:rPr>
          <w:rFonts w:eastAsia="Times New Roman"/>
        </w:rPr>
      </w:pPr>
      <w:bookmarkStart w:id="238" w:name="_Ref72674830"/>
      <w:r>
        <w:rPr>
          <w:rFonts w:eastAsia="Times New Roman"/>
        </w:rPr>
        <w:t>Разработка технического проекта.</w:t>
      </w:r>
      <w:bookmarkEnd w:id="238"/>
    </w:p>
    <w:p w14:paraId="052176FB" w14:textId="77777777" w:rsidR="009873F2" w:rsidRDefault="009873F2" w:rsidP="00E87833">
      <w:pPr>
        <w:pStyle w:val="a7"/>
        <w:numPr>
          <w:ilvl w:val="0"/>
          <w:numId w:val="41"/>
        </w:numPr>
        <w:ind w:left="1066" w:hanging="357"/>
        <w:rPr>
          <w:rFonts w:eastAsia="Times New Roman"/>
        </w:rPr>
      </w:pPr>
      <w:r>
        <w:rPr>
          <w:rFonts w:eastAsia="Times New Roman"/>
        </w:rPr>
        <w:t>Разработка моделей бизнес-процессов.</w:t>
      </w:r>
    </w:p>
    <w:p w14:paraId="6FDE3660"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интерфейсов.</w:t>
      </w:r>
    </w:p>
    <w:p w14:paraId="3AD8EDBF"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иерархии пользовательских интерфейсов.</w:t>
      </w:r>
    </w:p>
    <w:p w14:paraId="2F258F61" w14:textId="77777777" w:rsidR="009873F2" w:rsidRDefault="009873F2" w:rsidP="00E87833">
      <w:pPr>
        <w:pStyle w:val="a7"/>
        <w:numPr>
          <w:ilvl w:val="0"/>
          <w:numId w:val="41"/>
        </w:numPr>
        <w:ind w:left="1066" w:hanging="357"/>
        <w:rPr>
          <w:rFonts w:eastAsia="Times New Roman"/>
        </w:rPr>
      </w:pPr>
      <w:r>
        <w:rPr>
          <w:rFonts w:eastAsia="Times New Roman"/>
        </w:rPr>
        <w:lastRenderedPageBreak/>
        <w:t>Проектирование архитектуры серверной части.</w:t>
      </w:r>
    </w:p>
    <w:p w14:paraId="4EFA51A8" w14:textId="77777777" w:rsidR="009873F2" w:rsidRDefault="009873F2" w:rsidP="00E87833">
      <w:pPr>
        <w:pStyle w:val="a7"/>
        <w:numPr>
          <w:ilvl w:val="0"/>
          <w:numId w:val="41"/>
        </w:numPr>
        <w:ind w:left="1066" w:hanging="357"/>
        <w:rPr>
          <w:rFonts w:eastAsia="Times New Roman"/>
        </w:rPr>
      </w:pPr>
      <w:r>
        <w:rPr>
          <w:rFonts w:eastAsia="Times New Roman"/>
        </w:rPr>
        <w:t xml:space="preserve">Определение методов WEB API и их сигнатур. </w:t>
      </w:r>
    </w:p>
    <w:p w14:paraId="741B7691" w14:textId="77777777" w:rsidR="009873F2" w:rsidRDefault="009873F2" w:rsidP="00E87833">
      <w:pPr>
        <w:pStyle w:val="a7"/>
        <w:numPr>
          <w:ilvl w:val="0"/>
          <w:numId w:val="41"/>
        </w:numPr>
        <w:ind w:left="1066" w:hanging="357"/>
        <w:rPr>
          <w:rFonts w:eastAsia="Times New Roman"/>
        </w:rPr>
      </w:pPr>
      <w:r>
        <w:rPr>
          <w:rFonts w:eastAsia="Times New Roman"/>
        </w:rPr>
        <w:t>Разработка тестов для серверной части.</w:t>
      </w:r>
    </w:p>
    <w:p w14:paraId="5CA07F07" w14:textId="77777777" w:rsidR="009873F2" w:rsidRDefault="009873F2" w:rsidP="00E87833">
      <w:pPr>
        <w:pStyle w:val="a7"/>
        <w:numPr>
          <w:ilvl w:val="0"/>
          <w:numId w:val="41"/>
        </w:numPr>
        <w:ind w:left="1066" w:hanging="357"/>
        <w:rPr>
          <w:rFonts w:eastAsia="Times New Roman"/>
        </w:rPr>
      </w:pPr>
      <w:r>
        <w:rPr>
          <w:rFonts w:eastAsia="Times New Roman"/>
        </w:rPr>
        <w:t>Разработка тестов для клиентской части.</w:t>
      </w:r>
    </w:p>
    <w:p w14:paraId="14360E2E" w14:textId="77777777" w:rsidR="009873F2" w:rsidRDefault="009873F2" w:rsidP="00E87833">
      <w:pPr>
        <w:pStyle w:val="a7"/>
        <w:numPr>
          <w:ilvl w:val="0"/>
          <w:numId w:val="41"/>
        </w:numPr>
        <w:ind w:left="1066" w:hanging="357"/>
        <w:rPr>
          <w:rFonts w:eastAsia="Times New Roman"/>
        </w:rPr>
      </w:pPr>
      <w:r>
        <w:rPr>
          <w:rFonts w:eastAsia="Times New Roman"/>
        </w:rPr>
        <w:t>Разработка серверной части.</w:t>
      </w:r>
    </w:p>
    <w:p w14:paraId="78CABDFE" w14:textId="77777777" w:rsidR="009873F2" w:rsidRDefault="009873F2" w:rsidP="00E87833">
      <w:pPr>
        <w:pStyle w:val="a7"/>
        <w:numPr>
          <w:ilvl w:val="0"/>
          <w:numId w:val="41"/>
        </w:numPr>
        <w:ind w:left="1066" w:hanging="357"/>
        <w:rPr>
          <w:rFonts w:eastAsia="Times New Roman"/>
        </w:rPr>
      </w:pPr>
      <w:r>
        <w:rPr>
          <w:rFonts w:eastAsia="Times New Roman"/>
        </w:rPr>
        <w:t>Разработка клиентской части.</w:t>
      </w:r>
    </w:p>
    <w:p w14:paraId="14E7BDD3" w14:textId="77777777" w:rsidR="009873F2" w:rsidRDefault="009873F2" w:rsidP="00E87833">
      <w:pPr>
        <w:pStyle w:val="a7"/>
        <w:numPr>
          <w:ilvl w:val="0"/>
          <w:numId w:val="41"/>
        </w:numPr>
        <w:ind w:left="1066" w:hanging="357"/>
        <w:rPr>
          <w:rFonts w:eastAsia="Times New Roman"/>
        </w:rPr>
      </w:pPr>
      <w:r>
        <w:rPr>
          <w:rFonts w:eastAsia="Times New Roman"/>
        </w:rPr>
        <w:t>Тестирование серверной части.</w:t>
      </w:r>
    </w:p>
    <w:p w14:paraId="196A0792" w14:textId="77777777" w:rsidR="009873F2" w:rsidRDefault="009873F2" w:rsidP="00E87833">
      <w:pPr>
        <w:pStyle w:val="a7"/>
        <w:numPr>
          <w:ilvl w:val="0"/>
          <w:numId w:val="41"/>
        </w:numPr>
        <w:ind w:left="1066" w:hanging="357"/>
        <w:rPr>
          <w:rFonts w:eastAsia="Times New Roman"/>
        </w:rPr>
      </w:pPr>
      <w:r>
        <w:rPr>
          <w:rFonts w:eastAsia="Times New Roman"/>
        </w:rPr>
        <w:t>Тестирование взаимодействия серверной части и клиентской части.</w:t>
      </w:r>
    </w:p>
    <w:p w14:paraId="13B11D32" w14:textId="77777777" w:rsidR="009873F2" w:rsidRDefault="009873F2" w:rsidP="00E87833">
      <w:pPr>
        <w:pStyle w:val="a7"/>
        <w:numPr>
          <w:ilvl w:val="0"/>
          <w:numId w:val="41"/>
        </w:numPr>
        <w:ind w:left="1066" w:hanging="357"/>
        <w:rPr>
          <w:rFonts w:eastAsia="Times New Roman"/>
        </w:rPr>
      </w:pPr>
      <w:r>
        <w:rPr>
          <w:rFonts w:eastAsia="Times New Roman"/>
        </w:rPr>
        <w:t>Тестирование работы клиентской части.</w:t>
      </w:r>
    </w:p>
    <w:p w14:paraId="0CB9C0A3" w14:textId="77777777" w:rsidR="009873F2" w:rsidRDefault="009873F2" w:rsidP="00E87833">
      <w:pPr>
        <w:pStyle w:val="a7"/>
        <w:numPr>
          <w:ilvl w:val="0"/>
          <w:numId w:val="41"/>
        </w:numPr>
        <w:ind w:left="1066" w:hanging="357"/>
        <w:rPr>
          <w:rFonts w:eastAsia="Times New Roman"/>
        </w:rPr>
      </w:pPr>
      <w:r>
        <w:rPr>
          <w:rFonts w:eastAsia="Times New Roman"/>
        </w:rPr>
        <w:t>Кроссбраузерное тестирование интерфейсов.</w:t>
      </w:r>
    </w:p>
    <w:p w14:paraId="4D1FECE7" w14:textId="77777777" w:rsidR="009873F2" w:rsidRDefault="009873F2" w:rsidP="00E87833">
      <w:pPr>
        <w:pStyle w:val="a7"/>
        <w:numPr>
          <w:ilvl w:val="0"/>
          <w:numId w:val="41"/>
        </w:numPr>
        <w:ind w:left="1066" w:hanging="357"/>
        <w:rPr>
          <w:rFonts w:eastAsia="Times New Roman"/>
        </w:rPr>
      </w:pPr>
      <w:r>
        <w:rPr>
          <w:rFonts w:eastAsia="Times New Roman"/>
        </w:rPr>
        <w:t xml:space="preserve">Разработка пользовательской документации. </w:t>
      </w:r>
    </w:p>
    <w:p w14:paraId="5CD042E4" w14:textId="77777777" w:rsidR="009873F2" w:rsidRDefault="009873F2" w:rsidP="00E87833">
      <w:pPr>
        <w:pStyle w:val="a7"/>
        <w:numPr>
          <w:ilvl w:val="0"/>
          <w:numId w:val="41"/>
        </w:numPr>
        <w:ind w:left="1066" w:hanging="357"/>
        <w:rPr>
          <w:rFonts w:eastAsia="Times New Roman"/>
        </w:rPr>
      </w:pPr>
      <w:r>
        <w:rPr>
          <w:rFonts w:eastAsia="Times New Roman"/>
        </w:rPr>
        <w:t>Внедрение ПО.</w:t>
      </w:r>
    </w:p>
    <w:p w14:paraId="3CA31106" w14:textId="2FB19942" w:rsidR="009873F2" w:rsidRDefault="009873F2" w:rsidP="009873F2">
      <w:pPr>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5943">
        <w:rPr>
          <w:rFonts w:eastAsia="Times New Roman"/>
        </w:rPr>
        <w:t>А</w:t>
      </w:r>
      <w:r w:rsidR="0048591B">
        <w:rPr>
          <w:rFonts w:eastAsia="Times New Roman"/>
        </w:rPr>
        <w:t>.</w:t>
      </w:r>
      <w:r>
        <w:rPr>
          <w:rFonts w:eastAsia="Times New Roman"/>
        </w:rPr>
        <w:t>1.</w:t>
      </w:r>
    </w:p>
    <w:p w14:paraId="56D0F81B" w14:textId="6767CAC1" w:rsidR="009873F2" w:rsidRDefault="009873F2" w:rsidP="009873F2">
      <w:pPr>
        <w:pStyle w:val="a7"/>
        <w:ind w:left="1429" w:firstLine="695"/>
        <w:jc w:val="right"/>
        <w:rPr>
          <w:rFonts w:eastAsia="Times New Roman"/>
          <w:b/>
        </w:rPr>
      </w:pPr>
      <w:r>
        <w:rPr>
          <w:rFonts w:eastAsia="Times New Roman"/>
          <w:b/>
        </w:rPr>
        <w:t xml:space="preserve">Таблица </w:t>
      </w:r>
      <w:r w:rsidR="00FC5943">
        <w:rPr>
          <w:rFonts w:eastAsia="Times New Roman"/>
          <w:b/>
        </w:rPr>
        <w:t>А</w:t>
      </w:r>
      <w:r w:rsidR="0048591B">
        <w:rPr>
          <w:rFonts w:eastAsia="Times New Roman"/>
          <w:b/>
        </w:rPr>
        <w:t>.</w:t>
      </w:r>
      <w:r>
        <w:rPr>
          <w:rFonts w:eastAsia="Times New Roman"/>
          <w:b/>
        </w:rPr>
        <w:t>1</w:t>
      </w:r>
    </w:p>
    <w:p w14:paraId="29CB175A" w14:textId="77777777" w:rsidR="009873F2" w:rsidRDefault="009873F2" w:rsidP="009873F2">
      <w:pPr>
        <w:pStyle w:val="a7"/>
        <w:widowControl w:val="0"/>
        <w:ind w:left="0" w:firstLine="0"/>
        <w:jc w:val="center"/>
        <w:rPr>
          <w:rFonts w:eastAsia="Times New Roman"/>
          <w:b/>
          <w:i/>
        </w:rPr>
      </w:pPr>
      <w:r>
        <w:rPr>
          <w:rFonts w:eastAsia="Times New Roman"/>
          <w:b/>
          <w:i/>
        </w:rPr>
        <w:t>Структура общего времени на создание программного продукта</w:t>
      </w: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9873F2" w14:paraId="26C830D3" w14:textId="77777777" w:rsidTr="009873F2">
        <w:trPr>
          <w:trHeight w:val="834"/>
          <w:tblHeader/>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F4B8E9D"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0AB22B5"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05F5565"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45BBCC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E66549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Длительность, дней</w:t>
            </w:r>
          </w:p>
        </w:tc>
      </w:tr>
      <w:tr w:rsidR="009873F2" w14:paraId="43FFAF09" w14:textId="77777777" w:rsidTr="009873F2">
        <w:trPr>
          <w:trHeight w:val="29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905CDD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1EB5A97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Сбор требований</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A33DCBA"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[40%]</w:t>
            </w:r>
          </w:p>
          <w:p w14:paraId="72A7ADE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5C6503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5E885FAA" w14:textId="77777777" w:rsidTr="009873F2">
        <w:trPr>
          <w:trHeight w:val="34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2EAC56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3A51302" w14:textId="77777777" w:rsidR="009873F2" w:rsidRDefault="009873F2" w:rsidP="009873F2">
            <w:pPr>
              <w:widowControl w:val="0"/>
              <w:spacing w:line="240" w:lineRule="auto"/>
              <w:ind w:firstLine="0"/>
              <w:jc w:val="left"/>
              <w:rPr>
                <w:rFonts w:eastAsia="Times New Roman"/>
                <w:i/>
                <w:sz w:val="24"/>
                <w:szCs w:val="24"/>
              </w:rPr>
            </w:pPr>
            <w:r>
              <w:rPr>
                <w:rFonts w:eastAsia="Times New Roman"/>
                <w:sz w:val="24"/>
                <w:szCs w:val="24"/>
              </w:rPr>
              <w:t>Разработка и согласование ТЗ</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2ED70BD8"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0AEE2853"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6D8DBD3C"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1A192C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7018EB08" w14:textId="77777777" w:rsidTr="009873F2">
        <w:trPr>
          <w:trHeight w:val="422"/>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0CADD5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19A319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технического проекта</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436E3A2A"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BA26E9"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5E73A7B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5F4EC4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r>
      <w:tr w:rsidR="009873F2" w14:paraId="51696F54" w14:textId="77777777" w:rsidTr="009873F2">
        <w:tc>
          <w:tcPr>
            <w:tcW w:w="448" w:type="pct"/>
            <w:tcBorders>
              <w:top w:val="single" w:sz="6" w:space="0" w:color="000000"/>
              <w:left w:val="single" w:sz="6" w:space="0" w:color="000000"/>
              <w:bottom w:val="single" w:sz="6" w:space="0" w:color="000000"/>
              <w:right w:val="single" w:sz="6" w:space="0" w:color="000000"/>
            </w:tcBorders>
            <w:vAlign w:val="center"/>
            <w:hideMark/>
          </w:tcPr>
          <w:p w14:paraId="06FD753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4857FD7"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моделей бизнес-процессов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08626EF"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59071C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r>
      <w:tr w:rsidR="009873F2" w14:paraId="5B6D81F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54E0BE6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CF59444"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Проектирование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445D18B"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0584770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45D5E2A3"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964646D"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r>
      <w:tr w:rsidR="009873F2" w14:paraId="71FCAF36"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31EB3F3"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1BEA2A00" w14:textId="77777777" w:rsidR="009873F2" w:rsidRDefault="009873F2" w:rsidP="009873F2">
            <w:pPr>
              <w:spacing w:line="240" w:lineRule="auto"/>
              <w:ind w:firstLine="0"/>
              <w:rPr>
                <w:rFonts w:eastAsia="Times New Roman"/>
                <w:i/>
                <w:sz w:val="24"/>
                <w:szCs w:val="28"/>
              </w:rPr>
            </w:pPr>
            <w:r>
              <w:rPr>
                <w:rFonts w:eastAsia="Times New Roman"/>
                <w:sz w:val="24"/>
                <w:szCs w:val="28"/>
              </w:rPr>
              <w:t>Проектирование иерархии пользовательских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15A08BD"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0DD9C1"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0C67A991"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FE0E6A1"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2</w:t>
            </w:r>
          </w:p>
        </w:tc>
      </w:tr>
    </w:tbl>
    <w:p w14:paraId="2B109E9B" w14:textId="77777777" w:rsidR="009873F2" w:rsidRDefault="009873F2" w:rsidP="009873F2">
      <w:pPr>
        <w:rPr>
          <w:color w:val="000000" w:themeColor="text1"/>
        </w:rPr>
      </w:pP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9873F2" w14:paraId="1065ED6D"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7A15C54"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lastRenderedPageBreak/>
              <w:t>№</w:t>
            </w:r>
          </w:p>
          <w:p w14:paraId="445FC8F3"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9ACE23A"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86F9DA4" w14:textId="77777777" w:rsidR="009873F2" w:rsidRDefault="009873F2" w:rsidP="009873F2">
            <w:pPr>
              <w:pStyle w:val="a7"/>
              <w:keepNext/>
              <w:keepLines/>
              <w:tabs>
                <w:tab w:val="left" w:pos="459"/>
              </w:tabs>
              <w:spacing w:line="240" w:lineRule="auto"/>
              <w:ind w:left="175" w:firstLine="0"/>
              <w:jc w:val="center"/>
              <w:rPr>
                <w:rFonts w:eastAsia="Times New Roman"/>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CFF7CDD"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Длительность, дней</w:t>
            </w:r>
          </w:p>
        </w:tc>
      </w:tr>
      <w:tr w:rsidR="0048591B" w14:paraId="439C1713"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tcPr>
          <w:p w14:paraId="3BC86CEC" w14:textId="033C3659" w:rsidR="0048591B" w:rsidRDefault="0048591B" w:rsidP="0048591B">
            <w:pPr>
              <w:keepNext/>
              <w:keepLines/>
              <w:spacing w:line="240" w:lineRule="auto"/>
              <w:ind w:right="-108" w:firstLine="0"/>
              <w:contextualSpacing/>
              <w:jc w:val="center"/>
              <w:rPr>
                <w:rFonts w:eastAsia="Times New Roman"/>
                <w:b/>
                <w:sz w:val="24"/>
                <w:szCs w:val="24"/>
              </w:rPr>
            </w:pPr>
            <w:r>
              <w:rPr>
                <w:rFonts w:eastAsia="Times New Roman"/>
                <w:sz w:val="24"/>
                <w:szCs w:val="28"/>
              </w:rPr>
              <w:t>7</w:t>
            </w:r>
          </w:p>
        </w:tc>
        <w:tc>
          <w:tcPr>
            <w:tcW w:w="1154" w:type="pct"/>
            <w:tcBorders>
              <w:top w:val="single" w:sz="6" w:space="0" w:color="000000"/>
              <w:left w:val="single" w:sz="6" w:space="0" w:color="000000"/>
              <w:bottom w:val="single" w:sz="6" w:space="0" w:color="000000"/>
              <w:right w:val="single" w:sz="6" w:space="0" w:color="000000"/>
            </w:tcBorders>
            <w:vAlign w:val="center"/>
          </w:tcPr>
          <w:p w14:paraId="13076E42" w14:textId="37FDAA35"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Проектирование архитектуры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tcPr>
          <w:p w14:paraId="19777DBD"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1F1D8942" w14:textId="181F74E8" w:rsidR="0048591B" w:rsidRDefault="0048591B" w:rsidP="0048591B">
            <w:pPr>
              <w:pStyle w:val="a7"/>
              <w:keepNext/>
              <w:keepLines/>
              <w:tabs>
                <w:tab w:val="left" w:pos="459"/>
              </w:tabs>
              <w:spacing w:line="240" w:lineRule="auto"/>
              <w:ind w:left="175" w:firstLine="0"/>
              <w:jc w:val="center"/>
              <w:rPr>
                <w:rFonts w:eastAsia="Times New Roman"/>
                <w:b/>
                <w:sz w:val="24"/>
                <w:szCs w:val="24"/>
              </w:rPr>
            </w:pPr>
            <w:r>
              <w:rPr>
                <w:rFonts w:eastAsia="Times New Roman"/>
                <w:sz w:val="24"/>
                <w:szCs w:val="24"/>
              </w:rPr>
              <w:t>Менеджер проекта [30%]</w:t>
            </w:r>
          </w:p>
        </w:tc>
        <w:tc>
          <w:tcPr>
            <w:tcW w:w="970" w:type="pct"/>
            <w:tcBorders>
              <w:top w:val="single" w:sz="6" w:space="0" w:color="000000"/>
              <w:left w:val="single" w:sz="6" w:space="0" w:color="000000"/>
              <w:bottom w:val="single" w:sz="6" w:space="0" w:color="000000"/>
              <w:right w:val="single" w:sz="6" w:space="0" w:color="000000"/>
            </w:tcBorders>
            <w:vAlign w:val="center"/>
          </w:tcPr>
          <w:p w14:paraId="4B27740E" w14:textId="09D4B96F"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5</w:t>
            </w:r>
          </w:p>
        </w:tc>
      </w:tr>
      <w:tr w:rsidR="0048591B" w14:paraId="20340093"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15218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5821521"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Определение методов WEB API и их сигнатур</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A7162C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AE7A404"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38C15FB"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w:t>
            </w:r>
          </w:p>
        </w:tc>
      </w:tr>
      <w:tr w:rsidR="0048591B" w14:paraId="447592F7"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606B856"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9</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ADA5FCF"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69A5441"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99F031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4446CCD8"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6B2D50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22FB195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D93F9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0D97E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2DD6E6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3E1C1D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16D6D73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B0BE91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6184988B"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606DDB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0758709"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7CA22E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0AA18C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885D6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20</w:t>
            </w:r>
          </w:p>
        </w:tc>
      </w:tr>
      <w:tr w:rsidR="0048591B" w14:paraId="2A490A3B"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6DCF01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54F46200"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E606F32"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9698C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Frontend-разработчик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7070967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30</w:t>
            </w:r>
          </w:p>
        </w:tc>
      </w:tr>
      <w:tr w:rsidR="0048591B" w14:paraId="708CB4E4"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F1A397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C1CA29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1965273"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EE5C637"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7FF20DE8"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40C8D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28C2AB7A"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104885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5F0233E"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взаимодействия серверной части и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884B1A0"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F387E"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8470CC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46D9E28F"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F39381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129C33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работы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A32EE4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EECA0DE"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46E43486"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BBFC44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198D47C"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2FD571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A5FB9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Кроссбраузерное тестирование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562D82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C0BDDE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5E4D09E3"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C8125E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475D3D0"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2F1C554A"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17</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D00D338"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пользовательской документации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3B3F54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39D61217"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480E002"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F1E9CE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4</w:t>
            </w:r>
          </w:p>
        </w:tc>
      </w:tr>
      <w:tr w:rsidR="0048591B" w14:paraId="42FDAB47" w14:textId="77777777" w:rsidTr="009873F2">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74B852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73F80DB"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Внедрение ПО</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A3F360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4608E770"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5EA38A4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w:t>
            </w:r>
          </w:p>
        </w:tc>
      </w:tr>
    </w:tbl>
    <w:p w14:paraId="18A08D93" w14:textId="77777777" w:rsidR="009873F2" w:rsidRDefault="009873F2" w:rsidP="009873F2">
      <w:pPr>
        <w:pStyle w:val="a7"/>
        <w:ind w:left="1429" w:firstLine="0"/>
        <w:jc w:val="right"/>
        <w:rPr>
          <w:rFonts w:eastAsia="Times New Roman"/>
          <w:b/>
          <w:color w:val="000000" w:themeColor="text1"/>
        </w:rPr>
      </w:pPr>
    </w:p>
    <w:p w14:paraId="6263FE84" w14:textId="380E7568" w:rsidR="009873F2" w:rsidRDefault="009873F2" w:rsidP="009873F2">
      <w:pPr>
        <w:rPr>
          <w:rFonts w:eastAsia="Times New Roman"/>
        </w:rPr>
      </w:pPr>
      <w:r>
        <w:rPr>
          <w:rFonts w:eastAsia="Times New Roman"/>
        </w:rPr>
        <w:t xml:space="preserve">При реализации данного проекта работы выполняются последовательно. Диаграмма Ганта приведена на рис. </w:t>
      </w:r>
      <w:r w:rsidR="00FC5943">
        <w:rPr>
          <w:rFonts w:eastAsia="Times New Roman"/>
        </w:rPr>
        <w:t>А</w:t>
      </w:r>
      <w:r w:rsidR="0048591B">
        <w:rPr>
          <w:rFonts w:eastAsia="Times New Roman"/>
        </w:rPr>
        <w:t>.</w:t>
      </w:r>
      <w:r>
        <w:rPr>
          <w:rFonts w:eastAsia="Times New Roman"/>
        </w:rPr>
        <w:t xml:space="preserve">2. Графическое представление диаграммы Ганта показано на рис. </w:t>
      </w:r>
      <w:r w:rsidR="00FC5943">
        <w:rPr>
          <w:rFonts w:eastAsia="Times New Roman"/>
        </w:rPr>
        <w:t>А</w:t>
      </w:r>
      <w:r w:rsidR="0048591B">
        <w:rPr>
          <w:rFonts w:eastAsia="Times New Roman"/>
        </w:rPr>
        <w:t>.</w:t>
      </w:r>
      <w:r>
        <w:rPr>
          <w:rFonts w:eastAsia="Times New Roman"/>
        </w:rPr>
        <w:t>3.</w:t>
      </w:r>
    </w:p>
    <w:p w14:paraId="3127FE0C"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36887EAD" wp14:editId="2D709335">
            <wp:extent cx="5605145" cy="5866130"/>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145" cy="5866130"/>
                    </a:xfrm>
                    <a:prstGeom prst="rect">
                      <a:avLst/>
                    </a:prstGeom>
                    <a:noFill/>
                    <a:ln>
                      <a:noFill/>
                    </a:ln>
                  </pic:spPr>
                </pic:pic>
              </a:graphicData>
            </a:graphic>
          </wp:inline>
        </w:drawing>
      </w:r>
    </w:p>
    <w:p w14:paraId="6649E202" w14:textId="159EA47E" w:rsidR="009873F2" w:rsidRDefault="009873F2" w:rsidP="009873F2">
      <w:pPr>
        <w:pStyle w:val="affffff4"/>
      </w:pPr>
      <w:r>
        <w:t xml:space="preserve">Рис. </w:t>
      </w:r>
      <w:r w:rsidR="00FC5943">
        <w:t>А</w:t>
      </w:r>
      <w:r w:rsidR="0048591B">
        <w:t>.</w:t>
      </w:r>
      <w:r>
        <w:t>2. Табличное представление Диаграммы Ганта</w:t>
      </w:r>
    </w:p>
    <w:p w14:paraId="3B7043CA"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52CC225B" wp14:editId="7C4EEF8C">
            <wp:extent cx="6115685" cy="3752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3752850"/>
                    </a:xfrm>
                    <a:prstGeom prst="rect">
                      <a:avLst/>
                    </a:prstGeom>
                    <a:noFill/>
                    <a:ln>
                      <a:noFill/>
                    </a:ln>
                  </pic:spPr>
                </pic:pic>
              </a:graphicData>
            </a:graphic>
          </wp:inline>
        </w:drawing>
      </w:r>
    </w:p>
    <w:p w14:paraId="5CE566C9" w14:textId="5C3CCD3B" w:rsidR="009873F2" w:rsidRDefault="009873F2" w:rsidP="009873F2">
      <w:pPr>
        <w:pStyle w:val="affffff4"/>
      </w:pPr>
      <w:r>
        <w:t xml:space="preserve">Рис. </w:t>
      </w:r>
      <w:r w:rsidR="00FC5943">
        <w:t>А</w:t>
      </w:r>
      <w:r w:rsidR="0048591B">
        <w:t>.</w:t>
      </w:r>
      <w:r>
        <w:t>3. Графическое представление Диаграммы Ганта</w:t>
      </w:r>
    </w:p>
    <w:p w14:paraId="67A51505" w14:textId="77777777" w:rsidR="009873F2" w:rsidRDefault="009873F2" w:rsidP="009873F2">
      <w:pPr>
        <w:rPr>
          <w:rFonts w:eastAsia="Times New Roman"/>
        </w:rPr>
      </w:pPr>
    </w:p>
    <w:p w14:paraId="43243F27" w14:textId="3A3AFA91" w:rsidR="009873F2" w:rsidRDefault="009873F2" w:rsidP="009873F2">
      <w:pPr>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w:t>
      </w:r>
      <w:r w:rsidR="00875FB1">
        <w:rPr>
          <w:rFonts w:eastAsia="Times New Roman"/>
        </w:rPr>
        <w:t xml:space="preserve">ы при реализации проекта (табл. </w:t>
      </w:r>
      <w:r w:rsidR="0048591B">
        <w:rPr>
          <w:rFonts w:eastAsia="Times New Roman"/>
        </w:rPr>
        <w:t>1.</w:t>
      </w:r>
      <w:r>
        <w:rPr>
          <w:rFonts w:eastAsia="Times New Roman"/>
        </w:rPr>
        <w:t>2).</w:t>
      </w:r>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9873F2" w14:paraId="7B3443FE" w14:textId="77777777" w:rsidTr="009873F2">
        <w:trPr>
          <w:trHeight w:val="556"/>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09788F1"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306D743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2106D0B"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r>
      <w:tr w:rsidR="009873F2" w14:paraId="1D11FE0C"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F215100"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1</w:t>
            </w:r>
          </w:p>
        </w:tc>
        <w:tc>
          <w:tcPr>
            <w:tcW w:w="2691" w:type="pct"/>
            <w:tcBorders>
              <w:top w:val="single" w:sz="6" w:space="0" w:color="000000"/>
              <w:left w:val="single" w:sz="6" w:space="0" w:color="000000"/>
              <w:bottom w:val="single" w:sz="6" w:space="0" w:color="000000"/>
              <w:right w:val="single" w:sz="6" w:space="0" w:color="000000"/>
            </w:tcBorders>
            <w:hideMark/>
          </w:tcPr>
          <w:p w14:paraId="5C2D2BDD" w14:textId="77777777" w:rsidR="009873F2" w:rsidRDefault="009873F2" w:rsidP="009873F2">
            <w:pPr>
              <w:pStyle w:val="a9"/>
              <w:spacing w:before="0" w:beforeAutospacing="0" w:after="0" w:afterAutospacing="0" w:line="256" w:lineRule="auto"/>
              <w:rPr>
                <w:szCs w:val="28"/>
                <w:lang w:eastAsia="en-US"/>
              </w:rPr>
            </w:pPr>
            <w:r>
              <w:rPr>
                <w:szCs w:val="28"/>
                <w:lang w:eastAsia="en-US"/>
              </w:rPr>
              <w:t>Менеджер проекта</w:t>
            </w:r>
          </w:p>
        </w:tc>
        <w:tc>
          <w:tcPr>
            <w:tcW w:w="1963" w:type="pct"/>
            <w:tcBorders>
              <w:top w:val="single" w:sz="6" w:space="0" w:color="000000"/>
              <w:left w:val="single" w:sz="6" w:space="0" w:color="000000"/>
              <w:bottom w:val="single" w:sz="6" w:space="0" w:color="000000"/>
              <w:right w:val="single" w:sz="6" w:space="0" w:color="000000"/>
            </w:tcBorders>
            <w:hideMark/>
          </w:tcPr>
          <w:p w14:paraId="4BF8A656" w14:textId="77777777" w:rsidR="009873F2" w:rsidRDefault="009873F2" w:rsidP="009873F2">
            <w:pPr>
              <w:pStyle w:val="a9"/>
              <w:spacing w:before="0" w:beforeAutospacing="0" w:after="0" w:afterAutospacing="0" w:line="256" w:lineRule="auto"/>
              <w:rPr>
                <w:szCs w:val="28"/>
                <w:lang w:eastAsia="en-US"/>
              </w:rPr>
            </w:pPr>
            <w:r>
              <w:rPr>
                <w:szCs w:val="28"/>
                <w:lang w:eastAsia="en-US"/>
              </w:rPr>
              <w:t>280,4</w:t>
            </w:r>
          </w:p>
        </w:tc>
      </w:tr>
      <w:tr w:rsidR="009873F2" w14:paraId="02526BA4"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64BCCCD"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2</w:t>
            </w:r>
          </w:p>
        </w:tc>
        <w:tc>
          <w:tcPr>
            <w:tcW w:w="2691" w:type="pct"/>
            <w:tcBorders>
              <w:top w:val="single" w:sz="6" w:space="0" w:color="000000"/>
              <w:left w:val="single" w:sz="6" w:space="0" w:color="000000"/>
              <w:bottom w:val="single" w:sz="6" w:space="0" w:color="000000"/>
              <w:right w:val="single" w:sz="6" w:space="0" w:color="000000"/>
            </w:tcBorders>
            <w:hideMark/>
          </w:tcPr>
          <w:p w14:paraId="34FCC86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Бизнес-аналитик</w:t>
            </w:r>
          </w:p>
        </w:tc>
        <w:tc>
          <w:tcPr>
            <w:tcW w:w="1963" w:type="pct"/>
            <w:tcBorders>
              <w:top w:val="single" w:sz="6" w:space="0" w:color="000000"/>
              <w:left w:val="single" w:sz="6" w:space="0" w:color="000000"/>
              <w:bottom w:val="single" w:sz="6" w:space="0" w:color="000000"/>
              <w:right w:val="single" w:sz="6" w:space="0" w:color="000000"/>
            </w:tcBorders>
            <w:hideMark/>
          </w:tcPr>
          <w:p w14:paraId="60A057BA"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230,4</w:t>
            </w:r>
          </w:p>
        </w:tc>
      </w:tr>
      <w:tr w:rsidR="009873F2" w14:paraId="4958BC1B"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EF829BA"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3</w:t>
            </w:r>
          </w:p>
        </w:tc>
        <w:tc>
          <w:tcPr>
            <w:tcW w:w="2691" w:type="pct"/>
            <w:tcBorders>
              <w:top w:val="single" w:sz="6" w:space="0" w:color="000000"/>
              <w:left w:val="single" w:sz="6" w:space="0" w:color="000000"/>
              <w:bottom w:val="single" w:sz="6" w:space="0" w:color="000000"/>
              <w:right w:val="single" w:sz="6" w:space="0" w:color="000000"/>
            </w:tcBorders>
            <w:hideMark/>
          </w:tcPr>
          <w:p w14:paraId="0165926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Системный аналитик</w:t>
            </w:r>
          </w:p>
        </w:tc>
        <w:tc>
          <w:tcPr>
            <w:tcW w:w="1963" w:type="pct"/>
            <w:tcBorders>
              <w:top w:val="single" w:sz="6" w:space="0" w:color="000000"/>
              <w:left w:val="single" w:sz="6" w:space="0" w:color="000000"/>
              <w:bottom w:val="single" w:sz="6" w:space="0" w:color="000000"/>
              <w:right w:val="single" w:sz="6" w:space="0" w:color="000000"/>
            </w:tcBorders>
            <w:hideMark/>
          </w:tcPr>
          <w:p w14:paraId="30AF1F8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144</w:t>
            </w:r>
          </w:p>
        </w:tc>
      </w:tr>
      <w:tr w:rsidR="009873F2" w14:paraId="2F16FFE0"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C354324"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4</w:t>
            </w:r>
          </w:p>
        </w:tc>
        <w:tc>
          <w:tcPr>
            <w:tcW w:w="2691" w:type="pct"/>
            <w:tcBorders>
              <w:top w:val="single" w:sz="6" w:space="0" w:color="000000"/>
              <w:left w:val="single" w:sz="6" w:space="0" w:color="000000"/>
              <w:bottom w:val="single" w:sz="6" w:space="0" w:color="000000"/>
              <w:right w:val="single" w:sz="6" w:space="0" w:color="000000"/>
            </w:tcBorders>
            <w:hideMark/>
          </w:tcPr>
          <w:p w14:paraId="525DB0D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Тестировщик</w:t>
            </w:r>
          </w:p>
        </w:tc>
        <w:tc>
          <w:tcPr>
            <w:tcW w:w="1963" w:type="pct"/>
            <w:tcBorders>
              <w:top w:val="single" w:sz="6" w:space="0" w:color="000000"/>
              <w:left w:val="single" w:sz="6" w:space="0" w:color="000000"/>
              <w:bottom w:val="single" w:sz="6" w:space="0" w:color="000000"/>
              <w:right w:val="single" w:sz="6" w:space="0" w:color="000000"/>
            </w:tcBorders>
            <w:hideMark/>
          </w:tcPr>
          <w:p w14:paraId="6F551BC3"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256</w:t>
            </w:r>
          </w:p>
        </w:tc>
      </w:tr>
      <w:tr w:rsidR="009873F2" w14:paraId="195B39DE"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0630DEB"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5</w:t>
            </w:r>
          </w:p>
        </w:tc>
        <w:tc>
          <w:tcPr>
            <w:tcW w:w="2691" w:type="pct"/>
            <w:tcBorders>
              <w:top w:val="single" w:sz="6" w:space="0" w:color="000000"/>
              <w:left w:val="single" w:sz="6" w:space="0" w:color="000000"/>
              <w:bottom w:val="single" w:sz="6" w:space="0" w:color="000000"/>
              <w:right w:val="single" w:sz="6" w:space="0" w:color="000000"/>
            </w:tcBorders>
            <w:hideMark/>
          </w:tcPr>
          <w:p w14:paraId="1319A62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Специалист по внедрению</w:t>
            </w:r>
          </w:p>
        </w:tc>
        <w:tc>
          <w:tcPr>
            <w:tcW w:w="1963" w:type="pct"/>
            <w:tcBorders>
              <w:top w:val="single" w:sz="6" w:space="0" w:color="000000"/>
              <w:left w:val="single" w:sz="6" w:space="0" w:color="000000"/>
              <w:bottom w:val="single" w:sz="6" w:space="0" w:color="000000"/>
              <w:right w:val="single" w:sz="6" w:space="0" w:color="000000"/>
            </w:tcBorders>
            <w:hideMark/>
          </w:tcPr>
          <w:p w14:paraId="5A08A97E"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80</w:t>
            </w:r>
          </w:p>
        </w:tc>
      </w:tr>
      <w:tr w:rsidR="009873F2" w14:paraId="51B49D39"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BC7AD1F"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6</w:t>
            </w:r>
          </w:p>
        </w:tc>
        <w:tc>
          <w:tcPr>
            <w:tcW w:w="2691" w:type="pct"/>
            <w:tcBorders>
              <w:top w:val="single" w:sz="6" w:space="0" w:color="000000"/>
              <w:left w:val="single" w:sz="6" w:space="0" w:color="000000"/>
              <w:bottom w:val="single" w:sz="6" w:space="0" w:color="000000"/>
              <w:right w:val="single" w:sz="6" w:space="0" w:color="000000"/>
            </w:tcBorders>
            <w:hideMark/>
          </w:tcPr>
          <w:p w14:paraId="1649764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Дизайнер</w:t>
            </w:r>
          </w:p>
        </w:tc>
        <w:tc>
          <w:tcPr>
            <w:tcW w:w="1963" w:type="pct"/>
            <w:tcBorders>
              <w:top w:val="single" w:sz="6" w:space="0" w:color="000000"/>
              <w:left w:val="single" w:sz="6" w:space="0" w:color="000000"/>
              <w:bottom w:val="single" w:sz="6" w:space="0" w:color="000000"/>
              <w:right w:val="single" w:sz="6" w:space="0" w:color="000000"/>
            </w:tcBorders>
            <w:hideMark/>
          </w:tcPr>
          <w:p w14:paraId="1B4C1B00"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48</w:t>
            </w:r>
          </w:p>
        </w:tc>
      </w:tr>
      <w:tr w:rsidR="009873F2" w14:paraId="2FBE4108"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90085D3"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7</w:t>
            </w:r>
          </w:p>
        </w:tc>
        <w:tc>
          <w:tcPr>
            <w:tcW w:w="2691" w:type="pct"/>
            <w:tcBorders>
              <w:top w:val="single" w:sz="6" w:space="0" w:color="000000"/>
              <w:left w:val="single" w:sz="6" w:space="0" w:color="000000"/>
              <w:bottom w:val="single" w:sz="6" w:space="0" w:color="000000"/>
              <w:right w:val="single" w:sz="6" w:space="0" w:color="000000"/>
            </w:tcBorders>
            <w:hideMark/>
          </w:tcPr>
          <w:p w14:paraId="441ABBA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Frontend-разработчик</w:t>
            </w:r>
          </w:p>
        </w:tc>
        <w:tc>
          <w:tcPr>
            <w:tcW w:w="1963" w:type="pct"/>
            <w:tcBorders>
              <w:top w:val="single" w:sz="6" w:space="0" w:color="000000"/>
              <w:left w:val="single" w:sz="6" w:space="0" w:color="000000"/>
              <w:bottom w:val="single" w:sz="6" w:space="0" w:color="000000"/>
              <w:right w:val="single" w:sz="6" w:space="0" w:color="000000"/>
            </w:tcBorders>
            <w:hideMark/>
          </w:tcPr>
          <w:p w14:paraId="509CF05F"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348</w:t>
            </w:r>
          </w:p>
        </w:tc>
      </w:tr>
      <w:tr w:rsidR="009873F2" w14:paraId="3A9E390D" w14:textId="77777777" w:rsidTr="009873F2">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0D1A58D" w14:textId="77777777" w:rsidR="009873F2" w:rsidRDefault="009873F2" w:rsidP="009873F2">
            <w:pPr>
              <w:keepNext/>
              <w:keepLines/>
              <w:spacing w:line="240" w:lineRule="auto"/>
              <w:ind w:firstLine="0"/>
              <w:jc w:val="center"/>
              <w:rPr>
                <w:rFonts w:eastAsia="Times New Roman" w:cs="Times New Roman"/>
                <w:sz w:val="24"/>
                <w:szCs w:val="28"/>
              </w:rPr>
            </w:pPr>
            <w:r>
              <w:rPr>
                <w:rFonts w:eastAsia="Times New Roman" w:cs="Times New Roman"/>
                <w:sz w:val="24"/>
                <w:szCs w:val="28"/>
              </w:rPr>
              <w:t>8</w:t>
            </w:r>
          </w:p>
        </w:tc>
        <w:tc>
          <w:tcPr>
            <w:tcW w:w="2691" w:type="pct"/>
            <w:tcBorders>
              <w:top w:val="single" w:sz="6" w:space="0" w:color="000000"/>
              <w:left w:val="single" w:sz="6" w:space="0" w:color="000000"/>
              <w:bottom w:val="single" w:sz="6" w:space="0" w:color="000000"/>
              <w:right w:val="single" w:sz="6" w:space="0" w:color="000000"/>
            </w:tcBorders>
            <w:hideMark/>
          </w:tcPr>
          <w:p w14:paraId="75C8DD4C" w14:textId="77777777" w:rsidR="009873F2" w:rsidRDefault="009873F2" w:rsidP="009873F2">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1963" w:type="pct"/>
            <w:tcBorders>
              <w:top w:val="single" w:sz="6" w:space="0" w:color="000000"/>
              <w:left w:val="single" w:sz="6" w:space="0" w:color="000000"/>
              <w:bottom w:val="single" w:sz="6" w:space="0" w:color="000000"/>
              <w:right w:val="single" w:sz="6" w:space="0" w:color="000000"/>
            </w:tcBorders>
            <w:hideMark/>
          </w:tcPr>
          <w:p w14:paraId="35DEACF6"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260</w:t>
            </w:r>
          </w:p>
        </w:tc>
      </w:tr>
    </w:tbl>
    <w:p w14:paraId="62FF7FD6" w14:textId="50072EBD" w:rsidR="009873F2" w:rsidRDefault="009873F2" w:rsidP="009873F2">
      <w:pPr>
        <w:jc w:val="right"/>
        <w:rPr>
          <w:rFonts w:eastAsia="Times New Roman"/>
          <w:b/>
          <w:color w:val="000000" w:themeColor="text1"/>
        </w:rPr>
      </w:pPr>
      <w:r>
        <w:rPr>
          <w:rFonts w:eastAsia="Times New Roman"/>
          <w:b/>
        </w:rPr>
        <w:t xml:space="preserve">Таблица </w:t>
      </w:r>
      <w:r w:rsidR="00FC5943">
        <w:rPr>
          <w:rFonts w:eastAsia="Times New Roman"/>
          <w:b/>
        </w:rPr>
        <w:t>А</w:t>
      </w:r>
      <w:r w:rsidR="0048591B">
        <w:rPr>
          <w:rFonts w:eastAsia="Times New Roman"/>
          <w:b/>
        </w:rPr>
        <w:t>.</w:t>
      </w:r>
      <w:r>
        <w:rPr>
          <w:rFonts w:eastAsia="Times New Roman"/>
          <w:b/>
        </w:rPr>
        <w:t>2</w:t>
      </w:r>
    </w:p>
    <w:p w14:paraId="7ED825F5" w14:textId="77777777" w:rsidR="009873F2" w:rsidRDefault="009873F2" w:rsidP="009873F2">
      <w:pPr>
        <w:pStyle w:val="affffff4"/>
      </w:pPr>
      <w:r>
        <w:t>Трудозатраты членов проектной команды</w:t>
      </w:r>
    </w:p>
    <w:p w14:paraId="7E1503A6" w14:textId="77777777" w:rsidR="009873F2" w:rsidRDefault="009873F2">
      <w:pPr>
        <w:spacing w:after="160" w:line="259" w:lineRule="auto"/>
        <w:ind w:firstLine="0"/>
        <w:jc w:val="left"/>
        <w:rPr>
          <w:rFonts w:eastAsia="Times New Roman"/>
          <w:b/>
          <w:szCs w:val="24"/>
          <w:lang w:eastAsia="ru-RU"/>
        </w:rPr>
      </w:pPr>
      <w:bookmarkStart w:id="239" w:name="_Toc73469575"/>
      <w:bookmarkStart w:id="240" w:name="_Toc359344426"/>
      <w:bookmarkStart w:id="241" w:name="_Toc322893642"/>
      <w:r>
        <w:rPr>
          <w:b/>
        </w:rPr>
        <w:br w:type="page"/>
      </w:r>
    </w:p>
    <w:p w14:paraId="45351373" w14:textId="773D19D5" w:rsidR="009873F2" w:rsidRPr="009873F2" w:rsidRDefault="009873F2" w:rsidP="001E2D53">
      <w:pPr>
        <w:pStyle w:val="3"/>
        <w:numPr>
          <w:ilvl w:val="0"/>
          <w:numId w:val="0"/>
        </w:numPr>
        <w:ind w:left="720"/>
      </w:pPr>
      <w:bookmarkStart w:id="242" w:name="_Toc73879685"/>
      <w:bookmarkStart w:id="243" w:name="_Toc74085173"/>
      <w:r w:rsidRPr="009873F2">
        <w:lastRenderedPageBreak/>
        <w:t>Расчёт затрат на разработку продукта</w:t>
      </w:r>
      <w:bookmarkEnd w:id="239"/>
      <w:bookmarkEnd w:id="240"/>
      <w:bookmarkEnd w:id="241"/>
      <w:bookmarkEnd w:id="242"/>
      <w:bookmarkEnd w:id="243"/>
    </w:p>
    <w:p w14:paraId="20380EE7" w14:textId="77777777" w:rsidR="009873F2" w:rsidRDefault="009873F2" w:rsidP="009873F2">
      <w:pPr>
        <w:rPr>
          <w:rFonts w:eastAsia="Times New Roman"/>
        </w:rPr>
      </w:pPr>
      <w:r>
        <w:rPr>
          <w:rFonts w:eastAsia="Times New Roman"/>
        </w:rPr>
        <w:t>Расчет затрат на создание и внедрение ПО включает следующие составляющие с последующим их графическим представлением в виде круговой диаграммы:</w:t>
      </w:r>
    </w:p>
    <w:p w14:paraId="21A06B84" w14:textId="77777777" w:rsidR="009873F2" w:rsidRDefault="009873F2" w:rsidP="0048591B">
      <w:pPr>
        <w:pStyle w:val="a"/>
      </w:pPr>
      <w:r>
        <w:t xml:space="preserve">заработная плата исполнителей работ по проекту – </w:t>
      </w:r>
      <w:r>
        <w:rPr>
          <w:i/>
        </w:rPr>
        <w:t>ЗП</w:t>
      </w:r>
      <w:r>
        <w:rPr>
          <w:i/>
          <w:vertAlign w:val="subscript"/>
        </w:rPr>
        <w:t>осн</w:t>
      </w:r>
      <w:r>
        <w:t>;</w:t>
      </w:r>
    </w:p>
    <w:p w14:paraId="22497841" w14:textId="77777777" w:rsidR="009873F2" w:rsidRDefault="009873F2" w:rsidP="0048591B">
      <w:pPr>
        <w:pStyle w:val="a"/>
      </w:pPr>
      <w:r>
        <w:t xml:space="preserve">дополнительная заработная плата </w:t>
      </w:r>
      <w:r>
        <w:rPr>
          <w:i/>
        </w:rPr>
        <w:t>ЗП</w:t>
      </w:r>
      <w:r>
        <w:rPr>
          <w:i/>
          <w:vertAlign w:val="subscript"/>
        </w:rPr>
        <w:t>доп</w:t>
      </w:r>
      <w:r>
        <w:t>;</w:t>
      </w:r>
    </w:p>
    <w:p w14:paraId="77970C28" w14:textId="77777777" w:rsidR="009873F2" w:rsidRDefault="009873F2" w:rsidP="0048591B">
      <w:pPr>
        <w:pStyle w:val="a"/>
      </w:pPr>
      <w:r>
        <w:t xml:space="preserve">отчисления на социальные нужды (страховые взносы) – </w:t>
      </w:r>
      <w:r>
        <w:rPr>
          <w:i/>
        </w:rPr>
        <w:t>Н</w:t>
      </w:r>
      <w:r>
        <w:rPr>
          <w:i/>
          <w:vertAlign w:val="subscript"/>
        </w:rPr>
        <w:t>зп</w:t>
      </w:r>
      <w:r>
        <w:t>;</w:t>
      </w:r>
    </w:p>
    <w:p w14:paraId="78BA63B9" w14:textId="77777777" w:rsidR="009873F2" w:rsidRDefault="009873F2" w:rsidP="0048591B">
      <w:pPr>
        <w:pStyle w:val="a"/>
      </w:pPr>
      <w:r>
        <w:t xml:space="preserve">арендные платежи за производственные (офисные) помещения – </w:t>
      </w:r>
      <w:r>
        <w:rPr>
          <w:i/>
        </w:rPr>
        <w:t>А</w:t>
      </w:r>
      <w:r>
        <w:rPr>
          <w:i/>
          <w:vertAlign w:val="subscript"/>
        </w:rPr>
        <w:t>пм</w:t>
      </w:r>
      <w:r>
        <w:t>;</w:t>
      </w:r>
    </w:p>
    <w:p w14:paraId="2190A087" w14:textId="77777777" w:rsidR="009873F2" w:rsidRDefault="009873F2" w:rsidP="0048591B">
      <w:pPr>
        <w:pStyle w:val="a"/>
      </w:pPr>
      <w:r>
        <w:t xml:space="preserve">амортизация используемых основных средств и нематериальных активов – </w:t>
      </w:r>
      <w:r>
        <w:rPr>
          <w:i/>
        </w:rPr>
        <w:t>А</w:t>
      </w:r>
      <w:r>
        <w:t>;</w:t>
      </w:r>
    </w:p>
    <w:p w14:paraId="446B194F" w14:textId="77777777" w:rsidR="009873F2" w:rsidRDefault="009873F2" w:rsidP="0048591B">
      <w:pPr>
        <w:pStyle w:val="a"/>
      </w:pPr>
      <w:r>
        <w:t xml:space="preserve">расходы на модернизацию и приобретение основных средств – </w:t>
      </w:r>
      <w:r>
        <w:rPr>
          <w:i/>
        </w:rPr>
        <w:t>Р</w:t>
      </w:r>
      <w:r>
        <w:rPr>
          <w:i/>
          <w:vertAlign w:val="subscript"/>
        </w:rPr>
        <w:t>мод</w:t>
      </w:r>
      <w:r>
        <w:t>;</w:t>
      </w:r>
    </w:p>
    <w:p w14:paraId="5BB6C35D" w14:textId="77777777" w:rsidR="009873F2" w:rsidRDefault="009873F2" w:rsidP="0048591B">
      <w:pPr>
        <w:pStyle w:val="a"/>
      </w:pPr>
      <w:r>
        <w:t xml:space="preserve">расходы на приобретение необходимого ПО – </w:t>
      </w:r>
      <w:r>
        <w:rPr>
          <w:i/>
        </w:rPr>
        <w:t>Р</w:t>
      </w:r>
      <w:r>
        <w:rPr>
          <w:i/>
          <w:vertAlign w:val="subscript"/>
        </w:rPr>
        <w:t>ПО</w:t>
      </w:r>
      <w:r>
        <w:t>;</w:t>
      </w:r>
    </w:p>
    <w:p w14:paraId="0D71B48F" w14:textId="77777777" w:rsidR="009873F2" w:rsidRDefault="009873F2" w:rsidP="0048591B">
      <w:pPr>
        <w:pStyle w:val="a"/>
      </w:pPr>
      <w:r>
        <w:t xml:space="preserve">расходы на интернет, связь – </w:t>
      </w:r>
      <w:r>
        <w:rPr>
          <w:i/>
        </w:rPr>
        <w:t>Р</w:t>
      </w:r>
      <w:r>
        <w:rPr>
          <w:i/>
          <w:vertAlign w:val="subscript"/>
        </w:rPr>
        <w:t>тел</w:t>
      </w:r>
      <w:r>
        <w:t>;</w:t>
      </w:r>
    </w:p>
    <w:p w14:paraId="5E288965" w14:textId="77777777" w:rsidR="009873F2" w:rsidRDefault="009873F2" w:rsidP="0048591B">
      <w:pPr>
        <w:pStyle w:val="a"/>
      </w:pPr>
      <w:r>
        <w:t xml:space="preserve">расходы на канцелярские товары и расходные материалы – </w:t>
      </w:r>
      <w:r>
        <w:rPr>
          <w:i/>
        </w:rPr>
        <w:t>Р</w:t>
      </w:r>
      <w:r>
        <w:rPr>
          <w:i/>
          <w:vertAlign w:val="subscript"/>
        </w:rPr>
        <w:t>р.м.</w:t>
      </w:r>
      <w:r>
        <w:t>;</w:t>
      </w:r>
    </w:p>
    <w:p w14:paraId="542BD16A" w14:textId="77777777" w:rsidR="009873F2" w:rsidRDefault="009873F2" w:rsidP="0048591B">
      <w:pPr>
        <w:pStyle w:val="a"/>
      </w:pPr>
      <w:r>
        <w:t xml:space="preserve">прочие расходы – </w:t>
      </w:r>
      <w:r>
        <w:rPr>
          <w:i/>
        </w:rPr>
        <w:t>П</w:t>
      </w:r>
      <w:r>
        <w:rPr>
          <w:i/>
          <w:vertAlign w:val="subscript"/>
        </w:rPr>
        <w:t>р.р.</w:t>
      </w:r>
      <w:r>
        <w:t>.</w:t>
      </w:r>
    </w:p>
    <w:p w14:paraId="300DB4AA" w14:textId="5BD62C86" w:rsidR="009873F2" w:rsidRPr="009873F2" w:rsidRDefault="009873F2" w:rsidP="009873F2">
      <w:pPr>
        <w:pStyle w:val="aff0"/>
      </w:pPr>
      <w:bookmarkStart w:id="244" w:name="_Toc73469576"/>
      <w:bookmarkStart w:id="245" w:name="_Toc359344427"/>
      <w:bookmarkStart w:id="246" w:name="_Toc322893643"/>
      <w:r>
        <w:t>Далее представлен р</w:t>
      </w:r>
      <w:r w:rsidRPr="009873F2">
        <w:t>асчёт заработной платы исполнителей работ по созданию программного продукта</w:t>
      </w:r>
      <w:bookmarkEnd w:id="244"/>
      <w:bookmarkEnd w:id="245"/>
      <w:bookmarkEnd w:id="246"/>
      <w:r>
        <w:t>.</w:t>
      </w:r>
    </w:p>
    <w:p w14:paraId="18D8997A" w14:textId="77777777" w:rsidR="009873F2" w:rsidRDefault="009873F2" w:rsidP="009873F2">
      <w:r>
        <w:t>Основная ЗП определяется по формуле:</w:t>
      </w:r>
    </w:p>
    <w:tbl>
      <w:tblPr>
        <w:tblW w:w="0" w:type="dxa"/>
        <w:jc w:val="center"/>
        <w:tblLayout w:type="fixed"/>
        <w:tblLook w:val="04A0" w:firstRow="1" w:lastRow="0" w:firstColumn="1" w:lastColumn="0" w:noHBand="0" w:noVBand="1"/>
      </w:tblPr>
      <w:tblGrid>
        <w:gridCol w:w="8647"/>
        <w:gridCol w:w="1134"/>
      </w:tblGrid>
      <w:tr w:rsidR="009873F2" w14:paraId="4A2E8F45" w14:textId="77777777" w:rsidTr="009873F2">
        <w:trPr>
          <w:jc w:val="center"/>
        </w:trPr>
        <w:tc>
          <w:tcPr>
            <w:tcW w:w="8647" w:type="dxa"/>
            <w:hideMark/>
          </w:tcPr>
          <w:p w14:paraId="4884AE3E" w14:textId="77777777" w:rsidR="009873F2" w:rsidRDefault="000C6B66"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color w:val="000000" w:themeColor="text1"/>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color w:val="000000" w:themeColor="text1"/>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color w:val="000000" w:themeColor="text1"/>
                      </w:rPr>
                    </m:ctrlPr>
                  </m:dPr>
                  <m:e>
                    <m:r>
                      <m:rPr>
                        <m:nor/>
                      </m:rPr>
                      <w:rPr>
                        <w:rFonts w:cs="Times New Roman"/>
                      </w:rPr>
                      <m:t>1</m:t>
                    </m:r>
                    <m:r>
                      <m:rPr>
                        <m:nor/>
                      </m:rPr>
                      <w:rPr>
                        <w:rFonts w:cs="Times New Roman"/>
                        <w:i/>
                      </w:rPr>
                      <m:t>+</m:t>
                    </m:r>
                    <m:f>
                      <m:fPr>
                        <m:ctrlPr>
                          <w:rPr>
                            <w:rFonts w:ascii="Cambria Math" w:hAnsi="Cambria Math" w:cs="Times New Roman"/>
                            <w:i/>
                            <w:color w:val="000000" w:themeColor="text1"/>
                          </w:rPr>
                        </m:ctrlPr>
                      </m:fPr>
                      <m:num>
                        <m:r>
                          <m:rPr>
                            <m:nor/>
                          </m:rPr>
                          <w:rPr>
                            <w:rFonts w:cs="Times New Roman"/>
                            <w:i/>
                          </w:rPr>
                          <m:t>П</m:t>
                        </m:r>
                      </m:num>
                      <m:den>
                        <m:r>
                          <m:rPr>
                            <m:nor/>
                          </m:rPr>
                          <w:rPr>
                            <w:rFonts w:cs="Times New Roman"/>
                          </w:rPr>
                          <m:t>100</m:t>
                        </m:r>
                      </m:den>
                    </m:f>
                  </m:e>
                </m:d>
                <m:r>
                  <m:rPr>
                    <m:nor/>
                  </m:rPr>
                  <w:rPr>
                    <w:rFonts w:cs="Times New Roman"/>
                    <w:i/>
                  </w:rPr>
                  <m:t>, руб,</m:t>
                </m:r>
              </m:oMath>
            </m:oMathPara>
          </w:p>
        </w:tc>
        <w:tc>
          <w:tcPr>
            <w:tcW w:w="1134" w:type="dxa"/>
          </w:tcPr>
          <w:p w14:paraId="251D60F5" w14:textId="77777777" w:rsidR="009873F2" w:rsidRDefault="009873F2" w:rsidP="009873F2">
            <w:pPr>
              <w:ind w:firstLine="0"/>
              <w:jc w:val="right"/>
              <w:rPr>
                <w:sz w:val="16"/>
                <w:szCs w:val="16"/>
              </w:rPr>
            </w:pPr>
          </w:p>
          <w:p w14:paraId="731D6813" w14:textId="28A58D91" w:rsidR="009873F2" w:rsidRDefault="009873F2" w:rsidP="00FC5943">
            <w:pPr>
              <w:ind w:right="34" w:firstLine="0"/>
              <w:jc w:val="right"/>
              <w:rPr>
                <w:lang w:val="en-US"/>
              </w:rPr>
            </w:pPr>
            <w:r>
              <w:rPr>
                <w:position w:val="-12"/>
              </w:rPr>
              <w:t>(</w:t>
            </w:r>
            <w:r w:rsidR="00FC5943">
              <w:rPr>
                <w:position w:val="-12"/>
              </w:rPr>
              <w:t>А</w:t>
            </w:r>
            <w:r w:rsidR="0048591B">
              <w:rPr>
                <w:position w:val="-12"/>
              </w:rPr>
              <w:t>.1.</w:t>
            </w:r>
            <w:r>
              <w:rPr>
                <w:position w:val="-12"/>
              </w:rPr>
              <w:t>)</w:t>
            </w:r>
          </w:p>
        </w:tc>
      </w:tr>
    </w:tbl>
    <w:p w14:paraId="773B3955" w14:textId="77777777" w:rsidR="009873F2" w:rsidRDefault="009873F2" w:rsidP="009873F2">
      <w:pPr>
        <w:widowControl w:val="0"/>
        <w:ind w:firstLine="0"/>
        <w:rPr>
          <w:color w:val="000000" w:themeColor="text1"/>
        </w:rPr>
      </w:pPr>
      <w:r>
        <w:t xml:space="preserve">где </w:t>
      </w:r>
      <w:r>
        <w:rPr>
          <w:i/>
          <w:lang w:val="en-US"/>
        </w:rPr>
        <w:t>M</w:t>
      </w:r>
      <w:r>
        <w:t xml:space="preserve"> – месячная зарплата (</w:t>
      </w:r>
      <w:r>
        <w:rPr>
          <w:i/>
        </w:rPr>
        <w:t>руб.</w:t>
      </w:r>
      <w:r>
        <w:t xml:space="preserve">), </w:t>
      </w:r>
      <w:r>
        <w:rPr>
          <w:i/>
          <w:lang w:val="en-US"/>
        </w:rPr>
        <w:t>T</w:t>
      </w:r>
      <w:r>
        <w:t xml:space="preserve"> – общие трудозатраты (</w:t>
      </w:r>
      <w:r>
        <w:rPr>
          <w:i/>
        </w:rPr>
        <w:t>чел.-ч</w:t>
      </w:r>
      <w:r>
        <w:t xml:space="preserve">), </w:t>
      </w:r>
      <w:r>
        <w:rPr>
          <w:i/>
        </w:rPr>
        <w:t>Ч</w:t>
      </w:r>
      <w:r>
        <w:rPr>
          <w:i/>
          <w:vertAlign w:val="subscript"/>
        </w:rPr>
        <w:t>р</w:t>
      </w:r>
      <w:r>
        <w:t xml:space="preserve"> – число рабочих дней в месяц, </w:t>
      </w:r>
      <w:r>
        <w:rPr>
          <w:i/>
          <w:lang w:val="en-US"/>
        </w:rPr>
        <w:t>t</w:t>
      </w:r>
      <w:r>
        <w:rPr>
          <w:i/>
          <w:vertAlign w:val="subscript"/>
        </w:rPr>
        <w:t>р.д.</w:t>
      </w:r>
      <w:r>
        <w:rPr>
          <w:i/>
        </w:rPr>
        <w:t xml:space="preserve"> – </w:t>
      </w:r>
      <w:r>
        <w:t xml:space="preserve">продолжительность рабочего дня в часах, </w:t>
      </w:r>
      <w:r>
        <w:rPr>
          <w:i/>
        </w:rPr>
        <w:t>П</w:t>
      </w:r>
      <w:r>
        <w:t xml:space="preserve"> – процент премии. В данной работе </w:t>
      </w:r>
      <w:r>
        <w:rPr>
          <w:i/>
        </w:rPr>
        <w:t>Ч</w:t>
      </w:r>
      <w:r>
        <w:rPr>
          <w:i/>
          <w:vertAlign w:val="subscript"/>
        </w:rPr>
        <w:t xml:space="preserve">р </w:t>
      </w:r>
      <w:r>
        <w:rPr>
          <w:i/>
        </w:rPr>
        <w:t xml:space="preserve">= </w:t>
      </w:r>
      <w:r>
        <w:t xml:space="preserve">21 </w:t>
      </w:r>
      <w:r>
        <w:rPr>
          <w:i/>
        </w:rPr>
        <w:t>день</w:t>
      </w:r>
      <w:r>
        <w:t xml:space="preserve">, </w:t>
      </w:r>
      <w:r>
        <w:rPr>
          <w:i/>
          <w:lang w:val="en-US"/>
        </w:rPr>
        <w:t>t</w:t>
      </w:r>
      <w:r>
        <w:rPr>
          <w:i/>
          <w:vertAlign w:val="subscript"/>
        </w:rPr>
        <w:t>р.д.</w:t>
      </w:r>
      <w:r>
        <w:rPr>
          <w:i/>
        </w:rPr>
        <w:t>=</w:t>
      </w:r>
      <w:r>
        <w:t>8</w:t>
      </w:r>
      <w:r>
        <w:rPr>
          <w:i/>
        </w:rPr>
        <w:t>ч</w:t>
      </w:r>
      <w:r>
        <w:t xml:space="preserve">, </w:t>
      </w:r>
      <w:r>
        <w:rPr>
          <w:i/>
        </w:rPr>
        <w:t>П</w:t>
      </w:r>
      <w:r>
        <w:t xml:space="preserve">=0. </w:t>
      </w:r>
    </w:p>
    <w:p w14:paraId="361367F8" w14:textId="33F0C2E5" w:rsidR="009873F2" w:rsidRDefault="009873F2" w:rsidP="009873F2">
      <w:pPr>
        <w:rPr>
          <w:rFonts w:eastAsia="Times New Roman"/>
        </w:rPr>
      </w:pPr>
      <w:r>
        <w:rPr>
          <w:rFonts w:eastAsia="Times New Roman"/>
        </w:rPr>
        <w:t xml:space="preserve">Значение месячной заработной платы (М), суммарные трудозатраты членов, а </w:t>
      </w:r>
      <w:r w:rsidR="00875FB1">
        <w:rPr>
          <w:rFonts w:eastAsia="Times New Roman"/>
        </w:rPr>
        <w:t xml:space="preserve">также рассчитанная по формуле </w:t>
      </w:r>
      <w:r w:rsidR="00FC5943">
        <w:rPr>
          <w:rFonts w:eastAsia="Times New Roman"/>
        </w:rPr>
        <w:t>А.</w:t>
      </w:r>
      <w:r>
        <w:rPr>
          <w:rFonts w:eastAsia="Times New Roman"/>
        </w:rPr>
        <w:t>1 основная заработная плата проект</w:t>
      </w:r>
      <w:r w:rsidR="00875FB1">
        <w:rPr>
          <w:rFonts w:eastAsia="Times New Roman"/>
        </w:rPr>
        <w:t xml:space="preserve">ной команды приведены в табл. </w:t>
      </w:r>
      <w:r w:rsidR="00FC5943">
        <w:rPr>
          <w:rFonts w:eastAsia="Times New Roman"/>
        </w:rPr>
        <w:t>А</w:t>
      </w:r>
      <w:r w:rsidR="0048591B">
        <w:rPr>
          <w:rFonts w:eastAsia="Times New Roman"/>
        </w:rPr>
        <w:t>.</w:t>
      </w:r>
      <w:r>
        <w:rPr>
          <w:rFonts w:eastAsia="Times New Roman"/>
        </w:rPr>
        <w:t>3.</w:t>
      </w:r>
    </w:p>
    <w:p w14:paraId="218852C3" w14:textId="77777777" w:rsidR="009873F2" w:rsidRDefault="009873F2" w:rsidP="009873F2">
      <w:pPr>
        <w:spacing w:line="276" w:lineRule="auto"/>
        <w:ind w:firstLine="0"/>
        <w:jc w:val="left"/>
        <w:rPr>
          <w:rFonts w:eastAsia="Times New Roman"/>
          <w:b/>
        </w:rPr>
      </w:pPr>
      <w:r>
        <w:rPr>
          <w:rFonts w:eastAsia="Times New Roman"/>
          <w:b/>
        </w:rPr>
        <w:br w:type="page"/>
      </w:r>
    </w:p>
    <w:p w14:paraId="05DBC920" w14:textId="2A428FF1" w:rsidR="009873F2" w:rsidRDefault="00875FB1" w:rsidP="009873F2">
      <w:pPr>
        <w:jc w:val="right"/>
        <w:rPr>
          <w:rFonts w:eastAsia="Times New Roman"/>
          <w:b/>
        </w:rPr>
      </w:pPr>
      <w:r>
        <w:rPr>
          <w:rFonts w:eastAsia="Times New Roman"/>
          <w:b/>
        </w:rPr>
        <w:lastRenderedPageBreak/>
        <w:t xml:space="preserve">Таблица </w:t>
      </w:r>
      <w:r w:rsidR="00FC5943">
        <w:rPr>
          <w:rFonts w:eastAsia="Times New Roman"/>
          <w:b/>
        </w:rPr>
        <w:t>А</w:t>
      </w:r>
      <w:r w:rsidR="0048591B">
        <w:rPr>
          <w:rFonts w:eastAsia="Times New Roman"/>
          <w:b/>
        </w:rPr>
        <w:t>.</w:t>
      </w:r>
      <w:r w:rsidR="009873F2">
        <w:rPr>
          <w:rFonts w:eastAsia="Times New Roman"/>
          <w:b/>
        </w:rPr>
        <w:t>3</w:t>
      </w:r>
    </w:p>
    <w:p w14:paraId="5BBF92A3" w14:textId="77777777" w:rsidR="009873F2" w:rsidRDefault="009873F2" w:rsidP="009873F2">
      <w:pPr>
        <w:pStyle w:val="affffff4"/>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9873F2" w14:paraId="5C17ACBF" w14:textId="77777777" w:rsidTr="009873F2">
        <w:trPr>
          <w:trHeight w:val="834"/>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5F695207"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tcBorders>
              <w:top w:val="single" w:sz="6" w:space="0" w:color="000000"/>
              <w:left w:val="single" w:sz="6" w:space="0" w:color="000000"/>
              <w:bottom w:val="single" w:sz="6" w:space="0" w:color="000000"/>
              <w:right w:val="single" w:sz="6" w:space="0" w:color="000000"/>
            </w:tcBorders>
            <w:vAlign w:val="center"/>
            <w:hideMark/>
          </w:tcPr>
          <w:p w14:paraId="667CB61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769" w:type="pct"/>
            <w:tcBorders>
              <w:top w:val="single" w:sz="6" w:space="0" w:color="000000"/>
              <w:left w:val="single" w:sz="6" w:space="0" w:color="000000"/>
              <w:bottom w:val="single" w:sz="6" w:space="0" w:color="000000"/>
              <w:right w:val="single" w:sz="6" w:space="0" w:color="000000"/>
            </w:tcBorders>
            <w:vAlign w:val="center"/>
            <w:hideMark/>
          </w:tcPr>
          <w:p w14:paraId="5961E772"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Месячная заработная плата (М), руб.</w:t>
            </w:r>
          </w:p>
        </w:tc>
        <w:tc>
          <w:tcPr>
            <w:tcW w:w="948" w:type="pct"/>
            <w:tcBorders>
              <w:top w:val="single" w:sz="6" w:space="0" w:color="000000"/>
              <w:left w:val="single" w:sz="6" w:space="0" w:color="000000"/>
              <w:bottom w:val="single" w:sz="6" w:space="0" w:color="000000"/>
              <w:right w:val="single" w:sz="6" w:space="0" w:color="000000"/>
            </w:tcBorders>
            <w:vAlign w:val="center"/>
            <w:hideMark/>
          </w:tcPr>
          <w:p w14:paraId="1BF8D38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3D70CED" w14:textId="77777777" w:rsidR="009873F2" w:rsidRDefault="000C6B66" w:rsidP="009873F2">
            <w:pPr>
              <w:keepNext/>
              <w:keepLines/>
              <w:spacing w:line="240" w:lineRule="auto"/>
              <w:ind w:firstLine="0"/>
              <w:jc w:val="center"/>
              <w:rPr>
                <w:rFonts w:eastAsia="Times New Roman"/>
                <w:b/>
                <w:sz w:val="24"/>
                <w:szCs w:val="24"/>
              </w:rPr>
            </w:pPr>
            <m:oMath>
              <m:sSub>
                <m:sSubPr>
                  <m:ctrlPr>
                    <w:rPr>
                      <w:rFonts w:ascii="Cambria Math" w:eastAsia="Times New Roman" w:hAnsi="Cambria Math"/>
                      <w:b/>
                      <w:color w:val="000000" w:themeColor="text1"/>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9873F2">
              <w:rPr>
                <w:rFonts w:eastAsia="Times New Roman"/>
                <w:b/>
                <w:sz w:val="24"/>
                <w:szCs w:val="24"/>
              </w:rPr>
              <w:t>, руб.</w:t>
            </w:r>
          </w:p>
        </w:tc>
      </w:tr>
      <w:tr w:rsidR="009873F2" w14:paraId="2CA31581"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34B14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954" w:type="pct"/>
            <w:tcBorders>
              <w:top w:val="single" w:sz="6" w:space="0" w:color="000000"/>
              <w:left w:val="single" w:sz="6" w:space="0" w:color="000000"/>
              <w:bottom w:val="single" w:sz="6" w:space="0" w:color="000000"/>
              <w:right w:val="single" w:sz="6" w:space="0" w:color="000000"/>
            </w:tcBorders>
            <w:hideMark/>
          </w:tcPr>
          <w:p w14:paraId="4262ED8E" w14:textId="77777777" w:rsidR="009873F2" w:rsidRDefault="009873F2" w:rsidP="009873F2">
            <w:pPr>
              <w:pStyle w:val="a9"/>
              <w:spacing w:before="0" w:beforeAutospacing="0" w:after="0" w:afterAutospacing="0" w:line="256" w:lineRule="auto"/>
              <w:rPr>
                <w:szCs w:val="28"/>
                <w:lang w:eastAsia="en-US"/>
              </w:rPr>
            </w:pPr>
            <w:r>
              <w:rPr>
                <w:szCs w:val="28"/>
                <w:lang w:eastAsia="en-US"/>
              </w:rPr>
              <w:t>Менеджер проекта</w:t>
            </w:r>
          </w:p>
        </w:tc>
        <w:tc>
          <w:tcPr>
            <w:tcW w:w="769" w:type="pct"/>
            <w:tcBorders>
              <w:top w:val="single" w:sz="6" w:space="0" w:color="000000"/>
              <w:left w:val="single" w:sz="6" w:space="0" w:color="000000"/>
              <w:bottom w:val="single" w:sz="6" w:space="0" w:color="000000"/>
              <w:right w:val="single" w:sz="6" w:space="0" w:color="000000"/>
            </w:tcBorders>
            <w:hideMark/>
          </w:tcPr>
          <w:p w14:paraId="6840399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56 000</w:t>
            </w:r>
          </w:p>
        </w:tc>
        <w:tc>
          <w:tcPr>
            <w:tcW w:w="948" w:type="pct"/>
            <w:tcBorders>
              <w:top w:val="single" w:sz="6" w:space="0" w:color="000000"/>
              <w:left w:val="single" w:sz="6" w:space="0" w:color="000000"/>
              <w:bottom w:val="single" w:sz="6" w:space="0" w:color="000000"/>
              <w:right w:val="single" w:sz="6" w:space="0" w:color="000000"/>
            </w:tcBorders>
            <w:hideMark/>
          </w:tcPr>
          <w:p w14:paraId="02EE9AB2" w14:textId="77777777" w:rsidR="009873F2" w:rsidRDefault="009873F2" w:rsidP="009873F2">
            <w:pPr>
              <w:pStyle w:val="a9"/>
              <w:spacing w:before="0" w:beforeAutospacing="0" w:after="0" w:afterAutospacing="0" w:line="256" w:lineRule="auto"/>
              <w:jc w:val="center"/>
              <w:rPr>
                <w:szCs w:val="28"/>
                <w:lang w:eastAsia="en-US"/>
              </w:rPr>
            </w:pPr>
            <w:r>
              <w:rPr>
                <w:szCs w:val="28"/>
                <w:lang w:eastAsia="en-US"/>
              </w:rPr>
              <w:t>280,4</w:t>
            </w:r>
          </w:p>
        </w:tc>
        <w:tc>
          <w:tcPr>
            <w:tcW w:w="910" w:type="pct"/>
            <w:tcBorders>
              <w:top w:val="single" w:sz="6" w:space="0" w:color="000000"/>
              <w:left w:val="single" w:sz="6" w:space="0" w:color="000000"/>
              <w:bottom w:val="single" w:sz="6" w:space="0" w:color="000000"/>
              <w:right w:val="single" w:sz="6" w:space="0" w:color="000000"/>
            </w:tcBorders>
            <w:hideMark/>
          </w:tcPr>
          <w:p w14:paraId="16B158A9"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93 466</w:t>
            </w:r>
          </w:p>
        </w:tc>
      </w:tr>
      <w:tr w:rsidR="009873F2" w14:paraId="19CB06F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077CB2A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954" w:type="pct"/>
            <w:tcBorders>
              <w:top w:val="single" w:sz="6" w:space="0" w:color="000000"/>
              <w:left w:val="single" w:sz="6" w:space="0" w:color="000000"/>
              <w:bottom w:val="single" w:sz="6" w:space="0" w:color="000000"/>
              <w:right w:val="single" w:sz="6" w:space="0" w:color="000000"/>
            </w:tcBorders>
            <w:hideMark/>
          </w:tcPr>
          <w:p w14:paraId="55DDB03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Бизнес-аналитик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34BF07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1F945B72"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230,4</w:t>
            </w:r>
          </w:p>
        </w:tc>
        <w:tc>
          <w:tcPr>
            <w:tcW w:w="910" w:type="pct"/>
            <w:tcBorders>
              <w:top w:val="single" w:sz="6" w:space="0" w:color="000000"/>
              <w:left w:val="single" w:sz="6" w:space="0" w:color="000000"/>
              <w:bottom w:val="single" w:sz="6" w:space="0" w:color="000000"/>
              <w:right w:val="single" w:sz="6" w:space="0" w:color="000000"/>
            </w:tcBorders>
            <w:hideMark/>
          </w:tcPr>
          <w:p w14:paraId="1984E17C"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102 857</w:t>
            </w:r>
          </w:p>
        </w:tc>
      </w:tr>
      <w:tr w:rsidR="009873F2" w14:paraId="6E4BB54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CD654E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954" w:type="pct"/>
            <w:tcBorders>
              <w:top w:val="single" w:sz="6" w:space="0" w:color="000000"/>
              <w:left w:val="single" w:sz="6" w:space="0" w:color="000000"/>
              <w:bottom w:val="single" w:sz="6" w:space="0" w:color="000000"/>
              <w:right w:val="single" w:sz="6" w:space="0" w:color="000000"/>
            </w:tcBorders>
            <w:hideMark/>
          </w:tcPr>
          <w:p w14:paraId="6583AD0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Системный 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0790FB1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5FFCB71B"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144</w:t>
            </w:r>
          </w:p>
        </w:tc>
        <w:tc>
          <w:tcPr>
            <w:tcW w:w="910" w:type="pct"/>
            <w:tcBorders>
              <w:top w:val="single" w:sz="6" w:space="0" w:color="000000"/>
              <w:left w:val="single" w:sz="6" w:space="0" w:color="000000"/>
              <w:bottom w:val="single" w:sz="6" w:space="0" w:color="000000"/>
              <w:right w:val="single" w:sz="6" w:space="0" w:color="000000"/>
            </w:tcBorders>
            <w:hideMark/>
          </w:tcPr>
          <w:p w14:paraId="7D097147"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64 285</w:t>
            </w:r>
          </w:p>
        </w:tc>
      </w:tr>
      <w:tr w:rsidR="009873F2" w14:paraId="07C1215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975D0E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954" w:type="pct"/>
            <w:tcBorders>
              <w:top w:val="single" w:sz="6" w:space="0" w:color="000000"/>
              <w:left w:val="single" w:sz="6" w:space="0" w:color="000000"/>
              <w:bottom w:val="single" w:sz="6" w:space="0" w:color="000000"/>
              <w:right w:val="single" w:sz="6" w:space="0" w:color="000000"/>
            </w:tcBorders>
            <w:hideMark/>
          </w:tcPr>
          <w:p w14:paraId="67DD5BEE"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Тестировщик</w:t>
            </w:r>
          </w:p>
        </w:tc>
        <w:tc>
          <w:tcPr>
            <w:tcW w:w="769" w:type="pct"/>
            <w:tcBorders>
              <w:top w:val="single" w:sz="6" w:space="0" w:color="000000"/>
              <w:left w:val="single" w:sz="6" w:space="0" w:color="000000"/>
              <w:bottom w:val="single" w:sz="6" w:space="0" w:color="000000"/>
              <w:right w:val="single" w:sz="6" w:space="0" w:color="000000"/>
            </w:tcBorders>
            <w:hideMark/>
          </w:tcPr>
          <w:p w14:paraId="321CA40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53 000</w:t>
            </w:r>
          </w:p>
        </w:tc>
        <w:tc>
          <w:tcPr>
            <w:tcW w:w="948" w:type="pct"/>
            <w:tcBorders>
              <w:top w:val="single" w:sz="6" w:space="0" w:color="000000"/>
              <w:left w:val="single" w:sz="6" w:space="0" w:color="000000"/>
              <w:bottom w:val="single" w:sz="6" w:space="0" w:color="000000"/>
              <w:right w:val="single" w:sz="6" w:space="0" w:color="000000"/>
            </w:tcBorders>
            <w:hideMark/>
          </w:tcPr>
          <w:p w14:paraId="0FCCC5CF"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256</w:t>
            </w:r>
          </w:p>
        </w:tc>
        <w:tc>
          <w:tcPr>
            <w:tcW w:w="910" w:type="pct"/>
            <w:tcBorders>
              <w:top w:val="single" w:sz="6" w:space="0" w:color="000000"/>
              <w:left w:val="single" w:sz="6" w:space="0" w:color="000000"/>
              <w:bottom w:val="single" w:sz="6" w:space="0" w:color="000000"/>
              <w:right w:val="single" w:sz="6" w:space="0" w:color="000000"/>
            </w:tcBorders>
            <w:hideMark/>
          </w:tcPr>
          <w:p w14:paraId="3DCD4AF3"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80 762</w:t>
            </w:r>
          </w:p>
        </w:tc>
      </w:tr>
      <w:tr w:rsidR="009873F2" w14:paraId="4D0E174A"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72826D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954" w:type="pct"/>
            <w:tcBorders>
              <w:top w:val="single" w:sz="6" w:space="0" w:color="000000"/>
              <w:left w:val="single" w:sz="6" w:space="0" w:color="000000"/>
              <w:bottom w:val="single" w:sz="6" w:space="0" w:color="000000"/>
              <w:right w:val="single" w:sz="6" w:space="0" w:color="000000"/>
            </w:tcBorders>
            <w:hideMark/>
          </w:tcPr>
          <w:p w14:paraId="7A67276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Специалист по внедрению</w:t>
            </w:r>
          </w:p>
        </w:tc>
        <w:tc>
          <w:tcPr>
            <w:tcW w:w="769" w:type="pct"/>
            <w:tcBorders>
              <w:top w:val="single" w:sz="6" w:space="0" w:color="000000"/>
              <w:left w:val="single" w:sz="6" w:space="0" w:color="000000"/>
              <w:bottom w:val="single" w:sz="6" w:space="0" w:color="000000"/>
              <w:right w:val="single" w:sz="6" w:space="0" w:color="000000"/>
            </w:tcBorders>
            <w:hideMark/>
          </w:tcPr>
          <w:p w14:paraId="62605D3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50 000</w:t>
            </w:r>
          </w:p>
        </w:tc>
        <w:tc>
          <w:tcPr>
            <w:tcW w:w="948" w:type="pct"/>
            <w:tcBorders>
              <w:top w:val="single" w:sz="6" w:space="0" w:color="000000"/>
              <w:left w:val="single" w:sz="6" w:space="0" w:color="000000"/>
              <w:bottom w:val="single" w:sz="6" w:space="0" w:color="000000"/>
              <w:right w:val="single" w:sz="6" w:space="0" w:color="000000"/>
            </w:tcBorders>
            <w:hideMark/>
          </w:tcPr>
          <w:p w14:paraId="25E4A794"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80</w:t>
            </w:r>
          </w:p>
        </w:tc>
        <w:tc>
          <w:tcPr>
            <w:tcW w:w="910" w:type="pct"/>
            <w:tcBorders>
              <w:top w:val="single" w:sz="6" w:space="0" w:color="000000"/>
              <w:left w:val="single" w:sz="6" w:space="0" w:color="000000"/>
              <w:bottom w:val="single" w:sz="6" w:space="0" w:color="000000"/>
              <w:right w:val="single" w:sz="6" w:space="0" w:color="000000"/>
            </w:tcBorders>
            <w:hideMark/>
          </w:tcPr>
          <w:p w14:paraId="4FFD8CC4"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23 810</w:t>
            </w:r>
          </w:p>
        </w:tc>
      </w:tr>
      <w:tr w:rsidR="009873F2" w14:paraId="42718AF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30A054C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6</w:t>
            </w:r>
          </w:p>
        </w:tc>
        <w:tc>
          <w:tcPr>
            <w:tcW w:w="1954" w:type="pct"/>
            <w:tcBorders>
              <w:top w:val="single" w:sz="6" w:space="0" w:color="000000"/>
              <w:left w:val="single" w:sz="6" w:space="0" w:color="000000"/>
              <w:bottom w:val="single" w:sz="6" w:space="0" w:color="000000"/>
              <w:right w:val="single" w:sz="6" w:space="0" w:color="000000"/>
            </w:tcBorders>
            <w:hideMark/>
          </w:tcPr>
          <w:p w14:paraId="11E19A3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Дизайнер</w:t>
            </w:r>
          </w:p>
        </w:tc>
        <w:tc>
          <w:tcPr>
            <w:tcW w:w="769" w:type="pct"/>
            <w:tcBorders>
              <w:top w:val="single" w:sz="6" w:space="0" w:color="000000"/>
              <w:left w:val="single" w:sz="6" w:space="0" w:color="000000"/>
              <w:bottom w:val="single" w:sz="6" w:space="0" w:color="000000"/>
              <w:right w:val="single" w:sz="6" w:space="0" w:color="000000"/>
            </w:tcBorders>
            <w:hideMark/>
          </w:tcPr>
          <w:p w14:paraId="16E6A2E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41 000</w:t>
            </w:r>
          </w:p>
        </w:tc>
        <w:tc>
          <w:tcPr>
            <w:tcW w:w="948" w:type="pct"/>
            <w:tcBorders>
              <w:top w:val="single" w:sz="6" w:space="0" w:color="000000"/>
              <w:left w:val="single" w:sz="6" w:space="0" w:color="000000"/>
              <w:bottom w:val="single" w:sz="6" w:space="0" w:color="000000"/>
              <w:right w:val="single" w:sz="6" w:space="0" w:color="000000"/>
            </w:tcBorders>
            <w:hideMark/>
          </w:tcPr>
          <w:p w14:paraId="290426C0"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48</w:t>
            </w:r>
          </w:p>
        </w:tc>
        <w:tc>
          <w:tcPr>
            <w:tcW w:w="910" w:type="pct"/>
            <w:tcBorders>
              <w:top w:val="single" w:sz="6" w:space="0" w:color="000000"/>
              <w:left w:val="single" w:sz="6" w:space="0" w:color="000000"/>
              <w:bottom w:val="single" w:sz="6" w:space="0" w:color="000000"/>
              <w:right w:val="single" w:sz="6" w:space="0" w:color="000000"/>
            </w:tcBorders>
            <w:hideMark/>
          </w:tcPr>
          <w:p w14:paraId="1F4F5B6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11 714</w:t>
            </w:r>
          </w:p>
        </w:tc>
      </w:tr>
      <w:tr w:rsidR="009873F2" w14:paraId="28E4AAF2"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8EC900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c>
          <w:tcPr>
            <w:tcW w:w="1954" w:type="pct"/>
            <w:tcBorders>
              <w:top w:val="single" w:sz="6" w:space="0" w:color="000000"/>
              <w:left w:val="single" w:sz="6" w:space="0" w:color="000000"/>
              <w:bottom w:val="single" w:sz="6" w:space="0" w:color="000000"/>
              <w:right w:val="single" w:sz="6" w:space="0" w:color="000000"/>
            </w:tcBorders>
            <w:hideMark/>
          </w:tcPr>
          <w:p w14:paraId="465D3647"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Frontend-разработчик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00F81950"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48EFCB88"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348</w:t>
            </w:r>
          </w:p>
        </w:tc>
        <w:tc>
          <w:tcPr>
            <w:tcW w:w="910" w:type="pct"/>
            <w:tcBorders>
              <w:top w:val="single" w:sz="6" w:space="0" w:color="000000"/>
              <w:left w:val="single" w:sz="6" w:space="0" w:color="000000"/>
              <w:bottom w:val="single" w:sz="6" w:space="0" w:color="000000"/>
              <w:right w:val="single" w:sz="6" w:space="0" w:color="000000"/>
            </w:tcBorders>
            <w:hideMark/>
          </w:tcPr>
          <w:p w14:paraId="32600676"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176 071</w:t>
            </w:r>
          </w:p>
        </w:tc>
      </w:tr>
      <w:tr w:rsidR="009873F2" w14:paraId="2AEB17AC"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77EC3BA"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w:t>
            </w:r>
          </w:p>
        </w:tc>
        <w:tc>
          <w:tcPr>
            <w:tcW w:w="1954" w:type="pct"/>
            <w:tcBorders>
              <w:top w:val="single" w:sz="6" w:space="0" w:color="000000"/>
              <w:left w:val="single" w:sz="6" w:space="0" w:color="000000"/>
              <w:bottom w:val="single" w:sz="6" w:space="0" w:color="000000"/>
              <w:right w:val="single" w:sz="6" w:space="0" w:color="000000"/>
            </w:tcBorders>
            <w:hideMark/>
          </w:tcPr>
          <w:p w14:paraId="0527B128" w14:textId="77777777" w:rsidR="009873F2" w:rsidRDefault="009873F2" w:rsidP="009873F2">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5EC4054D" w14:textId="77777777" w:rsidR="009873F2" w:rsidRDefault="009873F2" w:rsidP="009873F2">
            <w:pPr>
              <w:keepNext/>
              <w:keepLines/>
              <w:spacing w:line="240" w:lineRule="auto"/>
              <w:ind w:firstLine="0"/>
              <w:jc w:val="center"/>
              <w:rPr>
                <w:rFonts w:eastAsia="Times New Roman"/>
                <w:color w:val="000000" w:themeColor="text1"/>
                <w:sz w:val="24"/>
                <w:szCs w:val="24"/>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210C368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260</w:t>
            </w:r>
          </w:p>
        </w:tc>
        <w:tc>
          <w:tcPr>
            <w:tcW w:w="910" w:type="pct"/>
            <w:tcBorders>
              <w:top w:val="single" w:sz="6" w:space="0" w:color="000000"/>
              <w:left w:val="single" w:sz="6" w:space="0" w:color="000000"/>
              <w:bottom w:val="single" w:sz="6" w:space="0" w:color="000000"/>
              <w:right w:val="single" w:sz="6" w:space="0" w:color="000000"/>
            </w:tcBorders>
            <w:hideMark/>
          </w:tcPr>
          <w:p w14:paraId="6C94FE42"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131 547</w:t>
            </w:r>
          </w:p>
        </w:tc>
      </w:tr>
    </w:tbl>
    <w:p w14:paraId="17F7F854" w14:textId="77777777" w:rsidR="009873F2" w:rsidRDefault="009873F2" w:rsidP="009873F2">
      <w:pPr>
        <w:rPr>
          <w:rFonts w:eastAsia="Times New Roman"/>
          <w:color w:val="000000" w:themeColor="text1"/>
        </w:rPr>
      </w:pPr>
    </w:p>
    <w:p w14:paraId="1EFE7600" w14:textId="77777777" w:rsidR="009873F2" w:rsidRDefault="009873F2" w:rsidP="009873F2">
      <w:pPr>
        <w:widowControl w:val="0"/>
        <w:ind w:firstLine="708"/>
        <w:rPr>
          <w:position w:val="-14"/>
        </w:rPr>
      </w:pPr>
      <w:r>
        <w:t>Суммарное значение основной заработной платы проектной команды на период реализации проекта составит 683 587 (руб.).</w:t>
      </w:r>
    </w:p>
    <w:p w14:paraId="23019C6B" w14:textId="77777777" w:rsidR="009873F2" w:rsidRDefault="009873F2" w:rsidP="009873F2">
      <w:pPr>
        <w:widowControl w:val="0"/>
        <w:ind w:firstLine="708"/>
      </w:pPr>
      <w:r>
        <w:t>Так как дополнительную заработную плату берем за 15% от основной, общая заработная плата составит 786 125 (руб.).</w:t>
      </w:r>
    </w:p>
    <w:p w14:paraId="0FDA741D" w14:textId="77777777" w:rsidR="009873F2" w:rsidRDefault="009873F2" w:rsidP="009873F2">
      <w:pPr>
        <w:widowControl w:val="0"/>
        <w:ind w:firstLine="708"/>
      </w:pPr>
      <w:r>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3FF02096" w14:textId="3CD5FE63" w:rsidR="009873F2" w:rsidRDefault="009873F2" w:rsidP="009873F2">
      <w:pPr>
        <w:rPr>
          <w:rFonts w:eastAsia="Times New Roman" w:cs="Times New Roman"/>
          <w:b/>
          <w:szCs w:val="28"/>
        </w:rPr>
      </w:pPr>
      <w:r>
        <w:rPr>
          <w:rFonts w:eastAsia="Times New Roman"/>
        </w:rPr>
        <w:t>Теперь можно рассчитать величину отчислений на социальные нужды (страховые взносы), которые начисляются на заработную плату и в 2021 г. для организаций, осуществляющих деятельность в области информационных технологий, составляют 14% по выплатам в пределах 568 тыс. руб. Структура отчислений на социальные нужды (страхо</w:t>
      </w:r>
      <w:r w:rsidR="00875FB1">
        <w:rPr>
          <w:rFonts w:eastAsia="Times New Roman"/>
        </w:rPr>
        <w:t xml:space="preserve">вые взносы) приведена в табл. </w:t>
      </w:r>
      <w:r w:rsidR="006A00FB">
        <w:rPr>
          <w:rFonts w:eastAsia="Times New Roman"/>
        </w:rPr>
        <w:t>А</w:t>
      </w:r>
      <w:r w:rsidR="0048591B">
        <w:rPr>
          <w:rFonts w:eastAsia="Times New Roman"/>
        </w:rPr>
        <w:t>.</w:t>
      </w:r>
      <w:r>
        <w:rPr>
          <w:rFonts w:eastAsia="Times New Roman"/>
        </w:rPr>
        <w:t>4.</w:t>
      </w:r>
      <w:r>
        <w:rPr>
          <w:b/>
          <w:i/>
        </w:rPr>
        <w:br w:type="page"/>
      </w:r>
    </w:p>
    <w:p w14:paraId="7A1EFD2B" w14:textId="3A815F6D" w:rsidR="009873F2" w:rsidRDefault="00875FB1" w:rsidP="009873F2">
      <w:pPr>
        <w:pStyle w:val="afffff"/>
        <w:rPr>
          <w:b/>
          <w:i w:val="0"/>
        </w:rPr>
      </w:pPr>
      <w:r>
        <w:rPr>
          <w:b/>
          <w:i w:val="0"/>
        </w:rPr>
        <w:lastRenderedPageBreak/>
        <w:t xml:space="preserve">Таблица </w:t>
      </w:r>
      <w:r w:rsidR="006A00FB">
        <w:rPr>
          <w:b/>
          <w:i w:val="0"/>
        </w:rPr>
        <w:t>А</w:t>
      </w:r>
      <w:r w:rsidR="0048591B">
        <w:rPr>
          <w:b/>
          <w:i w:val="0"/>
        </w:rPr>
        <w:t>.</w:t>
      </w:r>
      <w:r w:rsidR="009873F2">
        <w:rPr>
          <w:b/>
          <w:i w:val="0"/>
        </w:rPr>
        <w:t>4</w:t>
      </w:r>
    </w:p>
    <w:p w14:paraId="11E3634B" w14:textId="77777777" w:rsidR="009873F2" w:rsidRDefault="009873F2" w:rsidP="009873F2">
      <w:pPr>
        <w:pStyle w:val="affffff4"/>
      </w:pPr>
      <w:r>
        <w:t>Структура 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9873F2" w14:paraId="032B40A3"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64F3B6" w14:textId="77777777" w:rsidR="009873F2" w:rsidRDefault="009873F2" w:rsidP="009873F2">
            <w:pPr>
              <w:spacing w:line="240" w:lineRule="auto"/>
              <w:ind w:firstLine="0"/>
              <w:jc w:val="left"/>
              <w:rPr>
                <w:rFonts w:ascii="Calibri" w:hAnsi="Calibri"/>
                <w:bCs/>
                <w:sz w:val="24"/>
                <w:szCs w:val="24"/>
              </w:rPr>
            </w:pPr>
            <w:r>
              <w:rPr>
                <w:bCs/>
              </w:rPr>
              <w:t xml:space="preserve">Пенсионный фонд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E66130" w14:textId="77777777" w:rsidR="009873F2" w:rsidRDefault="009873F2" w:rsidP="009873F2">
            <w:pPr>
              <w:spacing w:line="240" w:lineRule="auto"/>
              <w:ind w:firstLine="0"/>
              <w:jc w:val="center"/>
              <w:rPr>
                <w:rFonts w:ascii="Calibri" w:hAnsi="Calibri"/>
                <w:sz w:val="24"/>
                <w:szCs w:val="24"/>
              </w:rPr>
            </w:pPr>
            <w:r>
              <w:rPr>
                <w:bCs/>
              </w:rPr>
              <w:t>8,0</w:t>
            </w:r>
            <w:r>
              <w:t>%</w:t>
            </w:r>
          </w:p>
        </w:tc>
      </w:tr>
      <w:tr w:rsidR="009873F2" w14:paraId="4C9A3F4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B6AA8" w14:textId="77777777" w:rsidR="009873F2" w:rsidRDefault="009873F2" w:rsidP="009873F2">
            <w:pPr>
              <w:spacing w:line="240" w:lineRule="auto"/>
              <w:ind w:firstLine="0"/>
              <w:rPr>
                <w:rFonts w:ascii="Calibri" w:hAnsi="Calibri"/>
                <w:bCs/>
                <w:i/>
                <w:iCs/>
                <w:sz w:val="24"/>
                <w:szCs w:val="24"/>
              </w:rPr>
            </w:pPr>
            <w:r>
              <w:rPr>
                <w:bCs/>
                <w:i/>
                <w:iCs/>
              </w:rPr>
              <w:t>для лиц 1966 года рождения и старше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1786C7" w14:textId="77777777" w:rsidR="009873F2" w:rsidRDefault="009873F2" w:rsidP="009873F2">
            <w:pPr>
              <w:spacing w:line="240" w:lineRule="auto"/>
              <w:jc w:val="center"/>
              <w:rPr>
                <w:rFonts w:ascii="Calibri" w:hAnsi="Calibri"/>
                <w:sz w:val="24"/>
                <w:szCs w:val="24"/>
              </w:rPr>
            </w:pPr>
          </w:p>
        </w:tc>
      </w:tr>
      <w:tr w:rsidR="009873F2" w14:paraId="30E965AD"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7B8A52"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7656B7" w14:textId="77777777" w:rsidR="009873F2" w:rsidRDefault="009873F2" w:rsidP="009873F2">
            <w:pPr>
              <w:spacing w:line="240" w:lineRule="auto"/>
              <w:ind w:firstLine="0"/>
              <w:jc w:val="center"/>
              <w:rPr>
                <w:rFonts w:ascii="Calibri" w:hAnsi="Calibri"/>
                <w:sz w:val="24"/>
                <w:szCs w:val="24"/>
              </w:rPr>
            </w:pPr>
            <w:r>
              <w:t>8,0%</w:t>
            </w:r>
          </w:p>
        </w:tc>
      </w:tr>
      <w:tr w:rsidR="009873F2" w14:paraId="5CC6BE4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EE645C" w14:textId="77777777" w:rsidR="009873F2" w:rsidRDefault="009873F2" w:rsidP="009873F2">
            <w:pPr>
              <w:spacing w:line="240" w:lineRule="auto"/>
              <w:ind w:firstLine="0"/>
              <w:rPr>
                <w:rFonts w:ascii="Calibri" w:hAnsi="Calibri"/>
                <w:bCs/>
                <w:i/>
                <w:iCs/>
                <w:sz w:val="24"/>
                <w:szCs w:val="24"/>
              </w:rPr>
            </w:pPr>
            <w:r>
              <w:rPr>
                <w:bCs/>
                <w:i/>
                <w:iCs/>
              </w:rPr>
              <w:t>для лиц 1967 года рождения и моложе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8CCDFA" w14:textId="77777777" w:rsidR="009873F2" w:rsidRDefault="009873F2" w:rsidP="009873F2">
            <w:pPr>
              <w:spacing w:line="240" w:lineRule="auto"/>
              <w:jc w:val="center"/>
              <w:rPr>
                <w:rFonts w:ascii="Calibri" w:hAnsi="Calibri"/>
                <w:sz w:val="24"/>
                <w:szCs w:val="24"/>
              </w:rPr>
            </w:pPr>
          </w:p>
        </w:tc>
      </w:tr>
      <w:tr w:rsidR="009873F2" w14:paraId="2096951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E3DB9"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12C82F" w14:textId="77777777" w:rsidR="009873F2" w:rsidRDefault="009873F2" w:rsidP="009873F2">
            <w:pPr>
              <w:spacing w:line="240" w:lineRule="auto"/>
              <w:ind w:firstLine="0"/>
              <w:jc w:val="center"/>
              <w:rPr>
                <w:rFonts w:ascii="Calibri" w:hAnsi="Calibri"/>
                <w:sz w:val="24"/>
                <w:szCs w:val="24"/>
              </w:rPr>
            </w:pPr>
            <w:r>
              <w:t>2,0%</w:t>
            </w:r>
          </w:p>
        </w:tc>
      </w:tr>
      <w:tr w:rsidR="009873F2" w14:paraId="1B90F246"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E21095" w14:textId="77777777" w:rsidR="009873F2" w:rsidRDefault="009873F2" w:rsidP="009873F2">
            <w:pPr>
              <w:spacing w:line="240" w:lineRule="auto"/>
              <w:ind w:firstLine="0"/>
              <w:rPr>
                <w:rFonts w:ascii="Calibri" w:hAnsi="Calibri"/>
                <w:sz w:val="24"/>
                <w:szCs w:val="24"/>
              </w:rPr>
            </w:pPr>
            <w:r>
              <w:t>страховые взносы на накопительную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A308AF" w14:textId="77777777" w:rsidR="009873F2" w:rsidRDefault="009873F2" w:rsidP="009873F2">
            <w:pPr>
              <w:spacing w:line="240" w:lineRule="auto"/>
              <w:ind w:firstLine="0"/>
              <w:jc w:val="center"/>
              <w:rPr>
                <w:rFonts w:ascii="Calibri" w:hAnsi="Calibri"/>
                <w:sz w:val="24"/>
                <w:szCs w:val="24"/>
              </w:rPr>
            </w:pPr>
            <w:r>
              <w:t>6,0%</w:t>
            </w:r>
          </w:p>
        </w:tc>
      </w:tr>
      <w:tr w:rsidR="009873F2" w14:paraId="426CBBE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B32F6" w14:textId="77777777" w:rsidR="009873F2" w:rsidRDefault="009873F2" w:rsidP="009873F2">
            <w:pPr>
              <w:spacing w:line="240" w:lineRule="auto"/>
              <w:ind w:firstLine="0"/>
              <w:rPr>
                <w:rFonts w:ascii="Calibri" w:hAnsi="Calibri"/>
                <w:bCs/>
                <w:sz w:val="24"/>
                <w:szCs w:val="24"/>
              </w:rPr>
            </w:pPr>
            <w:r>
              <w:rPr>
                <w:bCs/>
              </w:rPr>
              <w:t xml:space="preserve">Фонд социального страхования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CEBE71" w14:textId="77777777" w:rsidR="009873F2" w:rsidRDefault="009873F2" w:rsidP="009873F2">
            <w:pPr>
              <w:spacing w:line="240" w:lineRule="auto"/>
              <w:ind w:firstLine="0"/>
              <w:jc w:val="center"/>
              <w:rPr>
                <w:rFonts w:ascii="Calibri" w:hAnsi="Calibri"/>
                <w:sz w:val="24"/>
                <w:szCs w:val="24"/>
              </w:rPr>
            </w:pPr>
            <w:r>
              <w:rPr>
                <w:bCs/>
              </w:rPr>
              <w:t>2,0%</w:t>
            </w:r>
          </w:p>
        </w:tc>
      </w:tr>
      <w:tr w:rsidR="009873F2" w14:paraId="177022C2"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29338" w14:textId="77777777" w:rsidR="009873F2" w:rsidRDefault="009873F2" w:rsidP="009873F2">
            <w:pPr>
              <w:spacing w:line="240" w:lineRule="auto"/>
              <w:ind w:firstLine="0"/>
              <w:rPr>
                <w:rFonts w:ascii="Calibri" w:hAnsi="Calibri"/>
                <w:bCs/>
                <w:sz w:val="24"/>
                <w:szCs w:val="24"/>
              </w:rPr>
            </w:pPr>
            <w:r>
              <w:rPr>
                <w:bCs/>
              </w:rPr>
              <w:t>Федеральный фонд обязательного медицинского страхования</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86AB8E" w14:textId="77777777" w:rsidR="009873F2" w:rsidRDefault="009873F2" w:rsidP="009873F2">
            <w:pPr>
              <w:spacing w:line="240" w:lineRule="auto"/>
              <w:ind w:firstLine="0"/>
              <w:jc w:val="center"/>
              <w:rPr>
                <w:rFonts w:ascii="Calibri" w:hAnsi="Calibri"/>
                <w:sz w:val="24"/>
                <w:szCs w:val="24"/>
              </w:rPr>
            </w:pPr>
            <w:r>
              <w:rPr>
                <w:bCs/>
              </w:rPr>
              <w:t>4,0</w:t>
            </w:r>
            <w:r>
              <w:t>%</w:t>
            </w:r>
          </w:p>
        </w:tc>
      </w:tr>
    </w:tbl>
    <w:p w14:paraId="43F21A7C" w14:textId="77777777" w:rsidR="009873F2" w:rsidRDefault="009873F2" w:rsidP="009873F2">
      <w:pPr>
        <w:widowControl w:val="0"/>
        <w:ind w:firstLine="0"/>
        <w:rPr>
          <w:color w:val="000000" w:themeColor="text1"/>
        </w:rPr>
      </w:pPr>
    </w:p>
    <w:p w14:paraId="39EECEC1" w14:textId="77777777" w:rsidR="009873F2" w:rsidRDefault="009873F2" w:rsidP="009873F2">
      <w:r>
        <w:t xml:space="preserve">Таким образом, </w:t>
      </w:r>
      <w:r>
        <w:rPr>
          <w:i/>
        </w:rPr>
        <w:t>Н</w:t>
      </w:r>
      <w:r>
        <w:rPr>
          <w:i/>
          <w:vertAlign w:val="subscript"/>
        </w:rPr>
        <w:t>зп</w:t>
      </w:r>
      <w:r>
        <w:rPr>
          <w:i/>
        </w:rPr>
        <w:t>=</w:t>
      </w:r>
      <w:r>
        <w:t xml:space="preserve"> 95 702 (</w:t>
      </w:r>
      <w:r>
        <w:rPr>
          <w:i/>
        </w:rPr>
        <w:t>руб.</w:t>
      </w:r>
      <w:r>
        <w:t>).</w:t>
      </w:r>
    </w:p>
    <w:p w14:paraId="197E9570" w14:textId="3AB9F3D3" w:rsidR="009873F2" w:rsidRDefault="009873F2" w:rsidP="009873F2">
      <w:pPr>
        <w:pStyle w:val="aff0"/>
      </w:pPr>
      <w:bookmarkStart w:id="247" w:name="_Toc73469578"/>
      <w:bookmarkStart w:id="248" w:name="_Toc359344429"/>
      <w:bookmarkStart w:id="249" w:name="_Toc322893645"/>
      <w:r>
        <w:t>Далее приведены расчеты по арендным платежам за производственные (офисные) помещения</w:t>
      </w:r>
      <w:bookmarkEnd w:id="247"/>
      <w:bookmarkEnd w:id="248"/>
      <w:bookmarkEnd w:id="249"/>
      <w:r>
        <w:t>.</w:t>
      </w:r>
    </w:p>
    <w:p w14:paraId="28379C91" w14:textId="77777777" w:rsidR="009873F2" w:rsidRDefault="009873F2" w:rsidP="009873F2">
      <w:pPr>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787E26F6" w14:textId="77777777" w:rsidR="009873F2" w:rsidRDefault="009873F2" w:rsidP="009873F2">
      <w:pPr>
        <w:rPr>
          <w:rFonts w:eastAsia="Times New Roman"/>
        </w:rPr>
      </w:pPr>
      <w:r>
        <w:rPr>
          <w:rFonts w:eastAsia="Times New Roman"/>
        </w:rPr>
        <w:t>Стоимость аренды составляет 500 руб/м</w:t>
      </w:r>
      <w:r>
        <w:rPr>
          <w:rFonts w:eastAsia="Times New Roman"/>
          <w:vertAlign w:val="superscript"/>
        </w:rPr>
        <w:t>2</w:t>
      </w:r>
      <w:r>
        <w:rPr>
          <w:rFonts w:eastAsia="Times New Roman"/>
        </w:rPr>
        <w:t xml:space="preserve"> в месяц.</w:t>
      </w:r>
    </w:p>
    <w:p w14:paraId="1AA9A5BA" w14:textId="77777777" w:rsidR="009873F2" w:rsidRDefault="009873F2" w:rsidP="009873F2">
      <w:pPr>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79479BDF" w14:textId="77777777" w:rsidR="009873F2" w:rsidRDefault="009873F2" w:rsidP="009873F2">
      <w:pPr>
        <w:rPr>
          <w:rFonts w:eastAsia="Times New Roman"/>
        </w:rPr>
      </w:pPr>
      <w:r>
        <w:rPr>
          <w:rFonts w:eastAsia="Times New Roman"/>
        </w:rPr>
        <w:t>На каждого члена проектной команды приходится 4,5 м</w:t>
      </w:r>
      <w:r>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4B33A8E8" w14:textId="77777777" w:rsidR="009873F2" w:rsidRDefault="009873F2" w:rsidP="009873F2">
      <w:pPr>
        <w:rPr>
          <w:rFonts w:eastAsia="Times New Roman"/>
        </w:rPr>
      </w:pPr>
      <w:r>
        <w:rPr>
          <w:rFonts w:eastAsia="Times New Roman"/>
        </w:rPr>
        <w:t xml:space="preserve">Исходя из изложенного выше, затраты на аренду помещений, отнесенные на проект составят </w:t>
      </w:r>
      <w:r>
        <w:rPr>
          <w:rFonts w:eastAsia="Times New Roman"/>
          <w:i/>
        </w:rPr>
        <w:t>А</w:t>
      </w:r>
      <w:r>
        <w:rPr>
          <w:rFonts w:eastAsia="Times New Roman"/>
          <w:i/>
          <w:vertAlign w:val="subscript"/>
        </w:rPr>
        <w:t>пм</w:t>
      </w:r>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126BD051" w14:textId="77777777" w:rsidR="009873F2" w:rsidRDefault="009873F2" w:rsidP="009873F2">
      <w:pPr>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4D2377D6" w14:textId="77777777" w:rsidR="009873F2" w:rsidRPr="0048591B" w:rsidRDefault="009873F2" w:rsidP="0048591B">
      <w:pPr>
        <w:pStyle w:val="a"/>
      </w:pPr>
      <w:r w:rsidRPr="0048591B">
        <w:t>7 персональных компьютеров в сборе первоначальной стоимостью 45 000 (руб.) каждый;</w:t>
      </w:r>
    </w:p>
    <w:p w14:paraId="64B9205C" w14:textId="77777777" w:rsidR="009873F2" w:rsidRPr="0048591B" w:rsidRDefault="009873F2" w:rsidP="0048591B">
      <w:pPr>
        <w:pStyle w:val="a"/>
      </w:pPr>
      <w:r w:rsidRPr="0048591B">
        <w:t>1 персональный компьютер в сборе первоначальной стоимостью 60 000 (руб.)</w:t>
      </w:r>
    </w:p>
    <w:p w14:paraId="2D1B5E89" w14:textId="77777777" w:rsidR="009873F2" w:rsidRPr="0048591B" w:rsidRDefault="009873F2" w:rsidP="0048591B">
      <w:pPr>
        <w:pStyle w:val="a"/>
      </w:pPr>
      <w:r w:rsidRPr="0048591B">
        <w:lastRenderedPageBreak/>
        <w:t>Срок полезного использования для задействованных в проекте основных средств определен в 3 года. Метод начисления амортизации – линейный.</w:t>
      </w:r>
    </w:p>
    <w:p w14:paraId="0E0683F1" w14:textId="77777777" w:rsidR="009873F2" w:rsidRDefault="009873F2" w:rsidP="009873F2">
      <w:pPr>
        <w:rPr>
          <w:rFonts w:eastAsia="Times New Roman"/>
        </w:rPr>
      </w:pPr>
      <w:r>
        <w:rPr>
          <w:rFonts w:eastAsia="Times New Roman"/>
        </w:rPr>
        <w:t xml:space="preserve">Амортизационные отчисления для персонального компьютера на 1 месяц составят </w:t>
      </w:r>
    </w:p>
    <w:p w14:paraId="2B0063AF" w14:textId="77777777" w:rsidR="009873F2" w:rsidRDefault="009873F2" w:rsidP="009873F2">
      <w:pPr>
        <w:ind w:firstLine="0"/>
        <w:jc w:val="center"/>
        <w:rPr>
          <w:rFonts w:eastAsia="Times New Roman"/>
        </w:rPr>
      </w:pPr>
      <w:r>
        <w:rPr>
          <w:rFonts w:eastAsia="Times New Roman"/>
        </w:rPr>
        <w:t>45 000 / 36 = 1 250 (руб.)</w:t>
      </w:r>
    </w:p>
    <w:p w14:paraId="48FCEDB7" w14:textId="77777777" w:rsidR="009873F2" w:rsidRDefault="009873F2" w:rsidP="009873F2">
      <w:pPr>
        <w:ind w:firstLine="0"/>
        <w:jc w:val="center"/>
        <w:rPr>
          <w:rFonts w:eastAsia="Times New Roman"/>
        </w:rPr>
      </w:pPr>
      <w:r>
        <w:rPr>
          <w:rFonts w:eastAsia="Times New Roman"/>
        </w:rPr>
        <w:t>И</w:t>
      </w:r>
    </w:p>
    <w:p w14:paraId="2A3867B7" w14:textId="77777777" w:rsidR="009873F2" w:rsidRDefault="009873F2" w:rsidP="009873F2">
      <w:pPr>
        <w:ind w:firstLine="0"/>
        <w:jc w:val="center"/>
        <w:rPr>
          <w:rFonts w:eastAsia="Times New Roman"/>
        </w:rPr>
      </w:pPr>
      <w:r>
        <w:rPr>
          <w:rFonts w:eastAsia="Times New Roman"/>
        </w:rPr>
        <w:t>60 000 / 36 = 1</w:t>
      </w:r>
      <w:r>
        <w:rPr>
          <w:rFonts w:eastAsia="Times New Roman"/>
          <w:lang w:val="en-US"/>
        </w:rPr>
        <w:t> </w:t>
      </w:r>
      <w:r>
        <w:rPr>
          <w:rFonts w:eastAsia="Times New Roman"/>
        </w:rPr>
        <w:t>667 (руб.)</w:t>
      </w:r>
    </w:p>
    <w:p w14:paraId="50EF8FFA" w14:textId="77777777" w:rsidR="009873F2" w:rsidRDefault="009873F2" w:rsidP="009873F2">
      <w:pPr>
        <w:rPr>
          <w:rFonts w:eastAsia="Times New Roman"/>
        </w:rPr>
      </w:pPr>
      <w:r>
        <w:rPr>
          <w:rFonts w:eastAsia="Times New Roman"/>
        </w:rPr>
        <w:t>Амортизационные отчисления по ОС, относящиеся на проект составят:</w:t>
      </w:r>
    </w:p>
    <w:p w14:paraId="11734204" w14:textId="77777777" w:rsidR="009873F2" w:rsidRDefault="000C6B66" w:rsidP="009873F2">
      <w:pPr>
        <w:ind w:firstLine="0"/>
        <w:jc w:val="center"/>
        <w:rPr>
          <w:rFonts w:eastAsia="Times New Roman"/>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9873F2">
        <w:rPr>
          <w:i/>
        </w:rPr>
        <w:t xml:space="preserve"> (руб.).</w:t>
      </w:r>
    </w:p>
    <w:p w14:paraId="0DB83EEA" w14:textId="77777777" w:rsidR="009873F2" w:rsidRDefault="009873F2" w:rsidP="009873F2">
      <w:r>
        <w:t>Данное ПО принимается Компанией к учету как расходы будущих периодов со сроком списания 3 года. Метод списания – линейный.</w:t>
      </w:r>
    </w:p>
    <w:p w14:paraId="705257F8" w14:textId="77777777" w:rsidR="009873F2" w:rsidRDefault="009873F2" w:rsidP="009873F2">
      <w:pPr>
        <w:rPr>
          <w:rFonts w:eastAsia="Times New Roman"/>
        </w:rPr>
      </w:pPr>
      <w:r>
        <w:rPr>
          <w:rFonts w:eastAsia="Times New Roman"/>
        </w:rPr>
        <w:t xml:space="preserve">В качестве ОС используется платное ПО </w:t>
      </w:r>
      <w:r>
        <w:rPr>
          <w:rFonts w:eastAsia="Times New Roman"/>
          <w:lang w:val="en-US"/>
        </w:rPr>
        <w:t>Windows</w:t>
      </w:r>
      <w:r>
        <w:rPr>
          <w:rFonts w:eastAsia="Times New Roman"/>
        </w:rPr>
        <w:t xml:space="preserve"> 10 – 8 лицензий общей стоимостью 31 200 (руб.). В качестве сервера БД используется платное ПО </w:t>
      </w:r>
      <w:r>
        <w:rPr>
          <w:rFonts w:eastAsia="Times New Roman"/>
          <w:lang w:val="en-US"/>
        </w:rPr>
        <w:t>MS</w:t>
      </w:r>
      <w:r w:rsidRPr="00C2268F">
        <w:rPr>
          <w:rFonts w:eastAsia="Times New Roman"/>
        </w:rPr>
        <w:t xml:space="preserve"> </w:t>
      </w:r>
      <w:r>
        <w:rPr>
          <w:rFonts w:eastAsia="Times New Roman"/>
          <w:lang w:val="en-US"/>
        </w:rPr>
        <w:t>SQL</w:t>
      </w:r>
      <w:r w:rsidRPr="00C2268F">
        <w:rPr>
          <w:rFonts w:eastAsia="Times New Roman"/>
        </w:rPr>
        <w:t xml:space="preserve"> </w:t>
      </w:r>
      <w:r>
        <w:rPr>
          <w:rFonts w:eastAsia="Times New Roman"/>
          <w:lang w:val="en-US"/>
        </w:rPr>
        <w:t>Server</w:t>
      </w:r>
      <w:r>
        <w:rPr>
          <w:rFonts w:eastAsia="Times New Roman"/>
        </w:rPr>
        <w:t>. Данное ПО уже было приобретено ранее и полностью списано до начала проекта.</w:t>
      </w:r>
    </w:p>
    <w:p w14:paraId="2205B171" w14:textId="77777777" w:rsidR="009873F2" w:rsidRDefault="009873F2" w:rsidP="009873F2">
      <w:pPr>
        <w:rPr>
          <w:rFonts w:eastAsia="Times New Roman"/>
        </w:rPr>
      </w:pPr>
      <w:r>
        <w:rPr>
          <w:rFonts w:eastAsia="Times New Roman"/>
        </w:rPr>
        <w:t>Амортизационные отчисления по РБП, относящиеся на проект составят:</w:t>
      </w:r>
    </w:p>
    <w:p w14:paraId="4F7508B4" w14:textId="77777777" w:rsidR="009873F2" w:rsidRDefault="000C6B66" w:rsidP="009873F2">
      <w:pPr>
        <w:jc w:val="center"/>
        <w:rPr>
          <w:i/>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9873F2">
        <w:rPr>
          <w:i/>
        </w:rPr>
        <w:t xml:space="preserve"> (руб.).</w:t>
      </w:r>
    </w:p>
    <w:p w14:paraId="57DBB443" w14:textId="77777777" w:rsidR="009873F2" w:rsidRDefault="009873F2" w:rsidP="009873F2">
      <w:pPr>
        <w:rPr>
          <w:rFonts w:eastAsia="Times New Roman"/>
        </w:rPr>
      </w:pPr>
      <w:r>
        <w:rPr>
          <w:rFonts w:eastAsia="Times New Roman"/>
        </w:rPr>
        <w:t>Суммарные амортизационные отчисления составят: А=</w:t>
      </w:r>
      <w:r>
        <w:t xml:space="preserve"> </w:t>
      </w:r>
      <w:r>
        <w:rPr>
          <w:rFonts w:eastAsia="Times New Roman"/>
        </w:rPr>
        <w:t>78 986 руб.</w:t>
      </w:r>
    </w:p>
    <w:p w14:paraId="5305A55E" w14:textId="77777777" w:rsidR="009873F2" w:rsidRDefault="009873F2" w:rsidP="009873F2">
      <w:pPr>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677EA98C" w14:textId="77777777" w:rsidR="009873F2" w:rsidRDefault="009873F2" w:rsidP="009873F2">
      <w:pPr>
        <w:rPr>
          <w:rFonts w:eastAsia="Times New Roman"/>
        </w:rPr>
      </w:pPr>
      <w:r>
        <w:rPr>
          <w:rFonts w:eastAsia="Times New Roman"/>
        </w:rPr>
        <w:t>При реализации проекта не планируется приобретение ПО.</w:t>
      </w:r>
    </w:p>
    <w:p w14:paraId="5B8572A4" w14:textId="77777777" w:rsidR="009873F2" w:rsidRDefault="009873F2" w:rsidP="009873F2">
      <w:r>
        <w:t>Так как в Компании, реализующей проект не производится биллинг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77F8DCCB" w14:textId="77777777" w:rsidR="009873F2" w:rsidRDefault="009873F2" w:rsidP="009873F2">
      <w:r>
        <w:t xml:space="preserve">Затраты на расходные материалы берутся по факту и составляют </w:t>
      </w:r>
      <m:oMath>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4 200 (</w:t>
      </w:r>
      <w:r>
        <w:rPr>
          <w:i/>
        </w:rPr>
        <w:t>руб.</w:t>
      </w:r>
      <w:r>
        <w:t>). К данным затратам относятся затраты на канцтовары, тонер и бумагу для принтера и т.д.</w:t>
      </w:r>
    </w:p>
    <w:p w14:paraId="7AF20AE2" w14:textId="77777777" w:rsidR="009873F2" w:rsidRDefault="009873F2" w:rsidP="009873F2">
      <w:pPr>
        <w:rPr>
          <w:rFonts w:eastAsia="Times New Roman"/>
          <w:szCs w:val="24"/>
        </w:rPr>
      </w:pPr>
      <w:r>
        <w:rPr>
          <w:rFonts w:eastAsia="Times New Roman"/>
        </w:rPr>
        <w:lastRenderedPageBreak/>
        <w:t>Прочие расходы составляют 30</w:t>
      </w:r>
      <w:r>
        <w:rPr>
          <w:rFonts w:ascii="Cambria Math" w:eastAsia="Times New Roman" w:hAnsi="Cambria Math"/>
        </w:rPr>
        <w:t>%</w:t>
      </w:r>
      <w:r>
        <w:rPr>
          <w:rFonts w:eastAsia="Times New Roman"/>
        </w:rPr>
        <w:t xml:space="preserve"> от суммы следующих элементов структуры затрат: </w:t>
      </w:r>
      <w:r>
        <w:rPr>
          <w:rFonts w:eastAsia="Times New Roman"/>
          <w:i/>
          <w:szCs w:val="24"/>
        </w:rPr>
        <w:t>ЗП</w:t>
      </w:r>
      <w:r>
        <w:rPr>
          <w:rFonts w:eastAsia="Times New Roman"/>
          <w:i/>
          <w:szCs w:val="24"/>
          <w:vertAlign w:val="subscript"/>
        </w:rPr>
        <w:t>осн</w:t>
      </w:r>
      <w:r>
        <w:rPr>
          <w:rFonts w:eastAsia="Times New Roman"/>
          <w:szCs w:val="24"/>
        </w:rPr>
        <w:t xml:space="preserve">, </w:t>
      </w:r>
      <w:r>
        <w:rPr>
          <w:rFonts w:eastAsia="Times New Roman"/>
          <w:i/>
          <w:szCs w:val="24"/>
        </w:rPr>
        <w:t>ЗП</w:t>
      </w:r>
      <w:r>
        <w:rPr>
          <w:rFonts w:eastAsia="Times New Roman"/>
          <w:i/>
          <w:szCs w:val="24"/>
          <w:vertAlign w:val="subscript"/>
        </w:rPr>
        <w:t>доп</w:t>
      </w:r>
      <w:r>
        <w:rPr>
          <w:rFonts w:eastAsia="Times New Roman"/>
          <w:szCs w:val="24"/>
        </w:rPr>
        <w:t xml:space="preserve">, </w:t>
      </w:r>
      <w:r>
        <w:rPr>
          <w:rFonts w:eastAsia="Times New Roman"/>
          <w:i/>
          <w:szCs w:val="24"/>
        </w:rPr>
        <w:t>Н</w:t>
      </w:r>
      <w:r>
        <w:rPr>
          <w:rFonts w:eastAsia="Times New Roman"/>
          <w:i/>
          <w:szCs w:val="24"/>
          <w:vertAlign w:val="subscript"/>
        </w:rPr>
        <w:t>зп</w:t>
      </w:r>
      <w:r>
        <w:rPr>
          <w:rFonts w:eastAsia="Times New Roman"/>
          <w:szCs w:val="24"/>
        </w:rPr>
        <w:t xml:space="preserve">, </w:t>
      </w:r>
      <w:r>
        <w:rPr>
          <w:rFonts w:eastAsia="Times New Roman"/>
          <w:i/>
          <w:szCs w:val="24"/>
        </w:rPr>
        <w:t>А</w:t>
      </w:r>
      <w:r>
        <w:rPr>
          <w:rFonts w:eastAsia="Times New Roman"/>
          <w:i/>
          <w:szCs w:val="24"/>
          <w:vertAlign w:val="subscript"/>
        </w:rPr>
        <w:t>пм</w:t>
      </w:r>
      <w:r>
        <w:rPr>
          <w:rFonts w:eastAsia="Times New Roman"/>
          <w:szCs w:val="24"/>
        </w:rPr>
        <w:t xml:space="preserve">, </w:t>
      </w:r>
      <w:r>
        <w:rPr>
          <w:rFonts w:eastAsia="Times New Roman"/>
          <w:i/>
          <w:szCs w:val="24"/>
        </w:rPr>
        <w:t>А</w:t>
      </w:r>
      <w:r>
        <w:rPr>
          <w:rFonts w:eastAsia="Times New Roman"/>
          <w:szCs w:val="24"/>
        </w:rPr>
        <w:t xml:space="preserve">, </w:t>
      </w:r>
      <w:r>
        <w:rPr>
          <w:rFonts w:eastAsia="Times New Roman"/>
          <w:i/>
          <w:szCs w:val="24"/>
        </w:rPr>
        <w:t>Р</w:t>
      </w:r>
      <w:r>
        <w:rPr>
          <w:rFonts w:eastAsia="Times New Roman"/>
          <w:i/>
          <w:szCs w:val="24"/>
          <w:vertAlign w:val="subscript"/>
        </w:rPr>
        <w:t>мод</w:t>
      </w:r>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r>
        <w:rPr>
          <w:rFonts w:eastAsia="Times New Roman"/>
          <w:i/>
          <w:szCs w:val="24"/>
        </w:rPr>
        <w:t>Р</w:t>
      </w:r>
      <w:r>
        <w:rPr>
          <w:rFonts w:eastAsia="Times New Roman"/>
          <w:i/>
          <w:szCs w:val="24"/>
          <w:vertAlign w:val="subscript"/>
        </w:rPr>
        <w:t>тел</w:t>
      </w:r>
      <w:r>
        <w:rPr>
          <w:rFonts w:eastAsia="Times New Roman"/>
          <w:szCs w:val="24"/>
        </w:rPr>
        <w:t xml:space="preserve"> и </w:t>
      </w:r>
      <w:r>
        <w:rPr>
          <w:rFonts w:eastAsia="Times New Roman"/>
          <w:i/>
          <w:szCs w:val="24"/>
        </w:rPr>
        <w:t>Р</w:t>
      </w:r>
      <w:r>
        <w:rPr>
          <w:rFonts w:eastAsia="Times New Roman"/>
          <w:i/>
          <w:szCs w:val="24"/>
          <w:vertAlign w:val="subscript"/>
        </w:rPr>
        <w:t>р.м.</w:t>
      </w:r>
      <w:r>
        <w:rPr>
          <w:rFonts w:eastAsia="Times New Roman"/>
        </w:rPr>
        <w:t>.</w:t>
      </w:r>
    </w:p>
    <w:tbl>
      <w:tblPr>
        <w:tblW w:w="0" w:type="dxa"/>
        <w:tblInd w:w="108" w:type="dxa"/>
        <w:tblLayout w:type="fixed"/>
        <w:tblLook w:val="04A0" w:firstRow="1" w:lastRow="0" w:firstColumn="1" w:lastColumn="0" w:noHBand="0" w:noVBand="1"/>
      </w:tblPr>
      <w:tblGrid>
        <w:gridCol w:w="8539"/>
        <w:gridCol w:w="1134"/>
      </w:tblGrid>
      <w:tr w:rsidR="009873F2" w14:paraId="728789C6" w14:textId="77777777" w:rsidTr="009873F2">
        <w:tc>
          <w:tcPr>
            <w:tcW w:w="8539" w:type="dxa"/>
            <w:hideMark/>
          </w:tcPr>
          <w:p w14:paraId="32987823" w14:textId="77777777" w:rsidR="009873F2" w:rsidRDefault="000C6B66"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tcPr>
          <w:p w14:paraId="1E45B042" w14:textId="77777777" w:rsidR="009873F2" w:rsidRDefault="009873F2" w:rsidP="009873F2">
            <w:pPr>
              <w:tabs>
                <w:tab w:val="left" w:pos="884"/>
              </w:tabs>
              <w:ind w:right="34" w:firstLine="0"/>
              <w:jc w:val="right"/>
            </w:pPr>
          </w:p>
        </w:tc>
      </w:tr>
    </w:tbl>
    <w:p w14:paraId="54BD5ACD" w14:textId="77777777" w:rsidR="009873F2" w:rsidRDefault="009873F2" w:rsidP="009873F2">
      <w:pPr>
        <w:rPr>
          <w:rFonts w:eastAsia="Times New Roman"/>
          <w:color w:val="000000" w:themeColor="text1"/>
        </w:rPr>
      </w:pPr>
      <w:r>
        <w:rPr>
          <w:rFonts w:eastAsia="Times New Roman"/>
        </w:rPr>
        <w:t xml:space="preserve">Таким образом, </w:t>
      </w:r>
      <w:r>
        <w:rPr>
          <w:rFonts w:eastAsia="Times New Roman"/>
          <w:i/>
        </w:rPr>
        <w:t>П</w:t>
      </w:r>
      <w:r>
        <w:rPr>
          <w:rFonts w:eastAsia="Times New Roman"/>
          <w:i/>
          <w:vertAlign w:val="subscript"/>
        </w:rPr>
        <w:t>р.р.</w:t>
      </w:r>
      <w:r>
        <w:rPr>
          <w:rFonts w:eastAsia="Times New Roman"/>
          <w:i/>
        </w:rPr>
        <w:t xml:space="preserve">= </w:t>
      </w:r>
      <w:r>
        <w:rPr>
          <w:rFonts w:eastAsia="Times New Roman"/>
        </w:rPr>
        <w:t>299 114 (</w:t>
      </w:r>
      <w:r>
        <w:rPr>
          <w:rFonts w:eastAsia="Times New Roman"/>
          <w:i/>
        </w:rPr>
        <w:t>руб.</w:t>
      </w:r>
      <w:r>
        <w:rPr>
          <w:rFonts w:eastAsia="Times New Roman"/>
        </w:rPr>
        <w:t>).</w:t>
      </w:r>
    </w:p>
    <w:p w14:paraId="7F515DA2" w14:textId="77777777" w:rsidR="009873F2" w:rsidRDefault="009873F2" w:rsidP="001E2D53">
      <w:pPr>
        <w:pStyle w:val="3"/>
        <w:numPr>
          <w:ilvl w:val="0"/>
          <w:numId w:val="0"/>
        </w:numPr>
        <w:ind w:left="720"/>
      </w:pPr>
      <w:bookmarkStart w:id="250" w:name="_Toc73469585"/>
      <w:bookmarkStart w:id="251" w:name="_Toc359344430"/>
      <w:bookmarkStart w:id="252" w:name="_Toc322893646"/>
      <w:bookmarkStart w:id="253" w:name="_Toc73879686"/>
      <w:bookmarkStart w:id="254" w:name="_Toc74085174"/>
      <w:r>
        <w:t>Расчёт себестоимости программного продукта</w:t>
      </w:r>
      <w:bookmarkEnd w:id="250"/>
      <w:bookmarkEnd w:id="251"/>
      <w:bookmarkEnd w:id="252"/>
      <w:bookmarkEnd w:id="253"/>
      <w:bookmarkEnd w:id="254"/>
    </w:p>
    <w:p w14:paraId="7FD79AD6" w14:textId="4C1438F9" w:rsidR="00FA4A04" w:rsidRDefault="009873F2" w:rsidP="009873F2">
      <w:pPr>
        <w:rPr>
          <w:rFonts w:eastAsia="Times New Roman"/>
        </w:rPr>
      </w:pPr>
      <w:r>
        <w:rPr>
          <w:rFonts w:eastAsia="Times New Roman"/>
        </w:rPr>
        <w:t xml:space="preserve">В себестоимость программного продукта входят следующие элементы: </w:t>
      </w:r>
      <w:r>
        <w:rPr>
          <w:rFonts w:eastAsia="Times New Roman"/>
          <w:i/>
          <w:szCs w:val="24"/>
        </w:rPr>
        <w:t>ЗП</w:t>
      </w:r>
      <w:r>
        <w:rPr>
          <w:rFonts w:eastAsia="Times New Roman"/>
          <w:i/>
          <w:szCs w:val="24"/>
          <w:vertAlign w:val="subscript"/>
        </w:rPr>
        <w:t>осн</w:t>
      </w:r>
      <w:r>
        <w:rPr>
          <w:rFonts w:eastAsia="Times New Roman"/>
          <w:szCs w:val="24"/>
        </w:rPr>
        <w:t xml:space="preserve">, </w:t>
      </w:r>
      <w:r>
        <w:rPr>
          <w:rFonts w:eastAsia="Times New Roman"/>
          <w:i/>
          <w:szCs w:val="24"/>
        </w:rPr>
        <w:t>ЗП</w:t>
      </w:r>
      <w:r>
        <w:rPr>
          <w:rFonts w:eastAsia="Times New Roman"/>
          <w:i/>
          <w:szCs w:val="24"/>
          <w:vertAlign w:val="subscript"/>
        </w:rPr>
        <w:t>доп</w:t>
      </w:r>
      <w:r>
        <w:rPr>
          <w:rFonts w:eastAsia="Times New Roman"/>
          <w:szCs w:val="24"/>
        </w:rPr>
        <w:t xml:space="preserve">, </w:t>
      </w:r>
      <w:r>
        <w:rPr>
          <w:rFonts w:eastAsia="Times New Roman"/>
          <w:i/>
          <w:szCs w:val="24"/>
        </w:rPr>
        <w:t>Н</w:t>
      </w:r>
      <w:r>
        <w:rPr>
          <w:rFonts w:eastAsia="Times New Roman"/>
          <w:i/>
          <w:szCs w:val="24"/>
          <w:vertAlign w:val="subscript"/>
        </w:rPr>
        <w:t>зп</w:t>
      </w:r>
      <w:r>
        <w:rPr>
          <w:rFonts w:eastAsia="Times New Roman"/>
          <w:szCs w:val="24"/>
        </w:rPr>
        <w:t xml:space="preserve">, </w:t>
      </w:r>
      <w:r>
        <w:rPr>
          <w:rFonts w:eastAsia="Times New Roman"/>
          <w:i/>
          <w:szCs w:val="24"/>
        </w:rPr>
        <w:t>А</w:t>
      </w:r>
      <w:r>
        <w:rPr>
          <w:rFonts w:eastAsia="Times New Roman"/>
          <w:i/>
          <w:szCs w:val="24"/>
          <w:vertAlign w:val="subscript"/>
        </w:rPr>
        <w:t>пм</w:t>
      </w:r>
      <w:r>
        <w:rPr>
          <w:rFonts w:eastAsia="Times New Roman"/>
          <w:szCs w:val="24"/>
        </w:rPr>
        <w:t xml:space="preserve">, </w:t>
      </w:r>
      <w:r>
        <w:rPr>
          <w:rFonts w:eastAsia="Times New Roman"/>
          <w:i/>
          <w:szCs w:val="24"/>
        </w:rPr>
        <w:t>А</w:t>
      </w:r>
      <w:r>
        <w:rPr>
          <w:rFonts w:eastAsia="Times New Roman"/>
          <w:szCs w:val="24"/>
        </w:rPr>
        <w:t xml:space="preserve">, </w:t>
      </w:r>
      <w:r>
        <w:rPr>
          <w:rFonts w:eastAsia="Times New Roman"/>
          <w:i/>
          <w:szCs w:val="24"/>
        </w:rPr>
        <w:t>Р</w:t>
      </w:r>
      <w:r>
        <w:rPr>
          <w:rFonts w:eastAsia="Times New Roman"/>
          <w:i/>
          <w:szCs w:val="24"/>
          <w:vertAlign w:val="subscript"/>
        </w:rPr>
        <w:t>мод</w:t>
      </w:r>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r>
        <w:rPr>
          <w:rFonts w:eastAsia="Times New Roman"/>
          <w:i/>
          <w:szCs w:val="24"/>
        </w:rPr>
        <w:t>Р</w:t>
      </w:r>
      <w:r>
        <w:rPr>
          <w:rFonts w:eastAsia="Times New Roman"/>
          <w:i/>
          <w:szCs w:val="24"/>
          <w:vertAlign w:val="subscript"/>
        </w:rPr>
        <w:t>тел</w:t>
      </w:r>
      <w:r>
        <w:rPr>
          <w:rFonts w:eastAsia="Times New Roman"/>
          <w:szCs w:val="24"/>
        </w:rPr>
        <w:t xml:space="preserve">, </w:t>
      </w:r>
      <w:r>
        <w:rPr>
          <w:rFonts w:eastAsia="Times New Roman"/>
          <w:i/>
          <w:szCs w:val="24"/>
        </w:rPr>
        <w:t>Р</w:t>
      </w:r>
      <w:r>
        <w:rPr>
          <w:rFonts w:eastAsia="Times New Roman"/>
          <w:i/>
          <w:szCs w:val="24"/>
          <w:vertAlign w:val="subscript"/>
        </w:rPr>
        <w:t xml:space="preserve">р.м. </w:t>
      </w:r>
      <w:r>
        <w:rPr>
          <w:rFonts w:eastAsia="Times New Roman"/>
          <w:szCs w:val="24"/>
        </w:rPr>
        <w:t xml:space="preserve">и </w:t>
      </w:r>
      <w:r>
        <w:rPr>
          <w:rFonts w:eastAsia="Times New Roman"/>
          <w:i/>
        </w:rPr>
        <w:t>П</w:t>
      </w:r>
      <w:r>
        <w:rPr>
          <w:rFonts w:eastAsia="Times New Roman"/>
          <w:i/>
          <w:vertAlign w:val="subscript"/>
        </w:rPr>
        <w:t>р.р.</w:t>
      </w:r>
      <w:r>
        <w:rPr>
          <w:rFonts w:eastAsia="Times New Roman"/>
          <w:szCs w:val="24"/>
        </w:rPr>
        <w:t>. В итоге</w:t>
      </w:r>
      <w:r w:rsidR="00FA4A04">
        <w:rPr>
          <w:rFonts w:eastAsia="Times New Roman"/>
          <w:szCs w:val="24"/>
        </w:rPr>
        <w:t>:</w:t>
      </w:r>
    </w:p>
    <w:p w14:paraId="39049690" w14:textId="6BE5708A" w:rsidR="009873F2" w:rsidRDefault="009873F2" w:rsidP="009873F2">
      <w:pPr>
        <w:rPr>
          <w:rFonts w:eastAsia="Times New Roman"/>
        </w:rPr>
      </w:pPr>
      <w:r>
        <w:rPr>
          <w:rFonts w:eastAsia="Times New Roman"/>
          <w:i/>
        </w:rPr>
        <w:t>С</w:t>
      </w:r>
      <w:r>
        <w:rPr>
          <w:rFonts w:eastAsia="Times New Roman"/>
          <w:i/>
          <w:vertAlign w:val="subscript"/>
        </w:rPr>
        <w:t>п.п.</w:t>
      </w:r>
      <w:r>
        <w:rPr>
          <w:rFonts w:eastAsia="Times New Roman"/>
        </w:rPr>
        <w:t>=</w:t>
      </w:r>
      <w:r w:rsidR="00FA4A04">
        <w:rPr>
          <w:rFonts w:eastAsia="Times New Roman"/>
        </w:rPr>
        <w:t xml:space="preserve"> </w:t>
      </w:r>
      <w:r w:rsidR="00FA4A04">
        <w:t xml:space="preserve">786125 + </w:t>
      </w:r>
      <w:r w:rsidR="00FA4A04">
        <w:rPr>
          <w:rFonts w:eastAsia="Times New Roman"/>
        </w:rPr>
        <w:t>95702 + 134572 + 78986 + 4200 + 299114 =</w:t>
      </w:r>
      <w:r>
        <w:rPr>
          <w:rFonts w:eastAsia="Times New Roman"/>
        </w:rPr>
        <w:t xml:space="preserve"> </w:t>
      </w:r>
      <w:r>
        <w:t xml:space="preserve">1 398 699 </w:t>
      </w:r>
      <w:r>
        <w:rPr>
          <w:rFonts w:eastAsia="Times New Roman"/>
        </w:rPr>
        <w:t>(</w:t>
      </w:r>
      <w:r>
        <w:rPr>
          <w:rFonts w:eastAsia="Times New Roman"/>
          <w:i/>
        </w:rPr>
        <w:t>руб.</w:t>
      </w:r>
      <w:r>
        <w:rPr>
          <w:rFonts w:eastAsia="Times New Roman"/>
        </w:rPr>
        <w:t>).</w:t>
      </w:r>
    </w:p>
    <w:p w14:paraId="2F7DF0AA" w14:textId="77777777" w:rsidR="009873F2" w:rsidRDefault="009873F2">
      <w:pPr>
        <w:spacing w:after="160" w:line="259" w:lineRule="auto"/>
        <w:ind w:firstLine="0"/>
        <w:jc w:val="left"/>
        <w:rPr>
          <w:rFonts w:eastAsia="Times New Roman"/>
        </w:rPr>
      </w:pPr>
      <w:r>
        <w:rPr>
          <w:rFonts w:eastAsia="Times New Roman"/>
        </w:rPr>
        <w:br w:type="page"/>
      </w:r>
    </w:p>
    <w:p w14:paraId="605A3D02" w14:textId="5F080E0D" w:rsidR="009873F2" w:rsidRDefault="009873F2" w:rsidP="00875FB1">
      <w:pPr>
        <w:pStyle w:val="2"/>
        <w:numPr>
          <w:ilvl w:val="0"/>
          <w:numId w:val="0"/>
        </w:numPr>
      </w:pPr>
      <w:bookmarkStart w:id="255" w:name="_Toc73879687"/>
      <w:bookmarkStart w:id="256" w:name="_Toc74085175"/>
      <w:r>
        <w:lastRenderedPageBreak/>
        <w:t xml:space="preserve">Приложение </w:t>
      </w:r>
      <w:bookmarkEnd w:id="255"/>
      <w:r w:rsidR="006A00FB">
        <w:t>Б</w:t>
      </w:r>
      <w:bookmarkEnd w:id="256"/>
    </w:p>
    <w:p w14:paraId="094B8213" w14:textId="77777777" w:rsidR="00A75C5E" w:rsidRDefault="00A75C5E" w:rsidP="001E2D53">
      <w:pPr>
        <w:pStyle w:val="3"/>
        <w:numPr>
          <w:ilvl w:val="0"/>
          <w:numId w:val="0"/>
        </w:numPr>
        <w:ind w:left="720"/>
      </w:pPr>
      <w:bookmarkStart w:id="257" w:name="_Toc73879688"/>
      <w:bookmarkStart w:id="258" w:name="_Toc74085176"/>
      <w:r>
        <w:t>Вредные факторы при использовании программного комплекса</w:t>
      </w:r>
      <w:bookmarkEnd w:id="257"/>
      <w:bookmarkEnd w:id="258"/>
    </w:p>
    <w:p w14:paraId="30C9BC1D" w14:textId="77777777" w:rsidR="00A75C5E" w:rsidRDefault="00A75C5E" w:rsidP="00A75C5E">
      <w:pPr>
        <w:pStyle w:val="affffffa"/>
        <w:widowControl w:val="0"/>
        <w:rPr>
          <w:color w:val="000000"/>
        </w:rPr>
      </w:pPr>
      <w:r>
        <w:rPr>
          <w:color w:val="000000"/>
        </w:rPr>
        <w:t xml:space="preserve">Работа оператора ПЭВМ относится к категории работ, связанных с опасными и вредными условиями труда. В процессе труда на оператора ПЭВМ оказывают действие следующие опасные и вредные производственные факторы: </w:t>
      </w:r>
    </w:p>
    <w:p w14:paraId="46427AA1" w14:textId="77777777" w:rsidR="00A75C5E" w:rsidRDefault="00A75C5E" w:rsidP="00E87833">
      <w:pPr>
        <w:pStyle w:val="affffffa"/>
        <w:widowControl w:val="0"/>
        <w:numPr>
          <w:ilvl w:val="0"/>
          <w:numId w:val="26"/>
        </w:numPr>
        <w:rPr>
          <w:b/>
          <w:color w:val="000000"/>
        </w:rPr>
      </w:pPr>
      <w:r w:rsidRPr="000A31F4">
        <w:rPr>
          <w:color w:val="000000"/>
        </w:rPr>
        <w:t>Физические</w:t>
      </w:r>
      <w:r>
        <w:rPr>
          <w:b/>
          <w:color w:val="000000"/>
          <w:lang w:val="en-US"/>
        </w:rPr>
        <w:t xml:space="preserve">: </w:t>
      </w:r>
    </w:p>
    <w:p w14:paraId="7F674102" w14:textId="77777777" w:rsidR="00A75C5E" w:rsidRDefault="00A75C5E" w:rsidP="00A75C5E">
      <w:pPr>
        <w:pStyle w:val="affffff8"/>
      </w:pPr>
      <w:r>
        <w:rPr>
          <w:color w:val="000000"/>
        </w:rPr>
        <w:t>п</w:t>
      </w:r>
      <w:r>
        <w:t xml:space="preserve">овышенные уровни электромагнитного, рентгеновского, ультрафиолетового и инфракрасного излучения; </w:t>
      </w:r>
    </w:p>
    <w:p w14:paraId="3735F7B7" w14:textId="77777777" w:rsidR="00A75C5E" w:rsidRDefault="00A75C5E" w:rsidP="00A75C5E">
      <w:pPr>
        <w:pStyle w:val="affffff8"/>
      </w:pPr>
      <w:r>
        <w:t xml:space="preserve">повышенный уровень статического электричества; </w:t>
      </w:r>
    </w:p>
    <w:p w14:paraId="2C6D096A" w14:textId="77777777" w:rsidR="00A75C5E" w:rsidRDefault="00A75C5E" w:rsidP="00A75C5E">
      <w:pPr>
        <w:pStyle w:val="affffff8"/>
      </w:pPr>
      <w:r>
        <w:t xml:space="preserve">повышенные уровни запыленности воздуха рабочей зоны; </w:t>
      </w:r>
    </w:p>
    <w:p w14:paraId="6E0EEA7E" w14:textId="77777777" w:rsidR="00A75C5E" w:rsidRDefault="00A75C5E" w:rsidP="00A75C5E">
      <w:pPr>
        <w:pStyle w:val="affffff8"/>
      </w:pPr>
      <w:r>
        <w:t xml:space="preserve">пониженная или повышенная влажность и подвижность воздуха рабочей зоны; </w:t>
      </w:r>
    </w:p>
    <w:p w14:paraId="4D46CC73" w14:textId="77777777" w:rsidR="00A75C5E" w:rsidRDefault="00A75C5E" w:rsidP="00A75C5E">
      <w:pPr>
        <w:pStyle w:val="affffff8"/>
      </w:pPr>
      <w:r>
        <w:t xml:space="preserve">повышенный уровень шума; </w:t>
      </w:r>
    </w:p>
    <w:p w14:paraId="301E282D" w14:textId="77777777" w:rsidR="00A75C5E" w:rsidRDefault="00A75C5E" w:rsidP="00A75C5E">
      <w:pPr>
        <w:pStyle w:val="affffff8"/>
      </w:pPr>
      <w:r>
        <w:t xml:space="preserve">повышенный или пониженный уровень освещенности; </w:t>
      </w:r>
    </w:p>
    <w:p w14:paraId="0FF81C5E" w14:textId="77777777" w:rsidR="00A75C5E" w:rsidRDefault="00A75C5E" w:rsidP="00A75C5E">
      <w:pPr>
        <w:pStyle w:val="affffff8"/>
      </w:pPr>
      <w:r>
        <w:t xml:space="preserve">повышенный уровень прямой и отраженной блесткости; </w:t>
      </w:r>
    </w:p>
    <w:p w14:paraId="3C6509B5" w14:textId="77777777" w:rsidR="00A75C5E" w:rsidRDefault="00A75C5E" w:rsidP="00A75C5E">
      <w:pPr>
        <w:pStyle w:val="affffff8"/>
      </w:pPr>
      <w:r>
        <w:t>повышенный уровень ослепленности;</w:t>
      </w:r>
    </w:p>
    <w:p w14:paraId="0B322A24" w14:textId="77777777" w:rsidR="00A75C5E" w:rsidRDefault="00A75C5E" w:rsidP="00A75C5E">
      <w:pPr>
        <w:pStyle w:val="affffff8"/>
        <w:rPr>
          <w:color w:val="auto"/>
        </w:rPr>
      </w:pPr>
      <w:r>
        <w:rPr>
          <w:color w:val="auto"/>
        </w:rPr>
        <w:t xml:space="preserve">неравномерность распределения яркости в поле зрения; </w:t>
      </w:r>
    </w:p>
    <w:p w14:paraId="1E876233" w14:textId="77777777" w:rsidR="00A75C5E" w:rsidRDefault="00A75C5E" w:rsidP="00A75C5E">
      <w:pPr>
        <w:pStyle w:val="affffff8"/>
        <w:rPr>
          <w:color w:val="auto"/>
        </w:rPr>
      </w:pPr>
      <w:r>
        <w:rPr>
          <w:color w:val="auto"/>
        </w:rPr>
        <w:t xml:space="preserve">повышенная яркость светового изображения; </w:t>
      </w:r>
    </w:p>
    <w:p w14:paraId="4ACEFE11" w14:textId="77777777" w:rsidR="00A75C5E" w:rsidRDefault="00A75C5E" w:rsidP="00A75C5E">
      <w:pPr>
        <w:pStyle w:val="affffff8"/>
        <w:rPr>
          <w:color w:val="auto"/>
        </w:rPr>
      </w:pPr>
      <w:r>
        <w:rPr>
          <w:color w:val="auto"/>
        </w:rPr>
        <w:t xml:space="preserve">повышенный уровень пульсации светового потока; </w:t>
      </w:r>
    </w:p>
    <w:p w14:paraId="01F5AD38" w14:textId="77777777" w:rsidR="00A75C5E" w:rsidRDefault="00A75C5E" w:rsidP="00A75C5E">
      <w:pPr>
        <w:pStyle w:val="affffff8"/>
        <w:rPr>
          <w:color w:val="auto"/>
        </w:rPr>
      </w:pPr>
      <w:r>
        <w:rPr>
          <w:color w:val="auto"/>
        </w:rPr>
        <w:t>повышенное значение напряжения в электрической цепи, замыкание которой может произойти через тело человека.</w:t>
      </w:r>
    </w:p>
    <w:p w14:paraId="4902E50E" w14:textId="77777777" w:rsidR="00A75C5E" w:rsidRDefault="00A75C5E" w:rsidP="00E87833">
      <w:pPr>
        <w:pStyle w:val="affffffa"/>
        <w:widowControl w:val="0"/>
        <w:numPr>
          <w:ilvl w:val="0"/>
          <w:numId w:val="26"/>
        </w:numPr>
        <w:rPr>
          <w:b/>
          <w:color w:val="000000"/>
        </w:rPr>
      </w:pPr>
      <w:r w:rsidRPr="000A31F4">
        <w:rPr>
          <w:color w:val="000000"/>
        </w:rPr>
        <w:t>Химические</w:t>
      </w:r>
      <w:r>
        <w:rPr>
          <w:b/>
          <w:color w:val="000000"/>
          <w:lang w:val="en-US"/>
        </w:rPr>
        <w:t>:</w:t>
      </w:r>
    </w:p>
    <w:p w14:paraId="0F1A2E45" w14:textId="77777777" w:rsidR="00A75C5E" w:rsidRDefault="00A75C5E" w:rsidP="00A75C5E">
      <w:pPr>
        <w:pStyle w:val="affffff8"/>
        <w:rPr>
          <w:color w:val="000000"/>
        </w:rPr>
      </w:pPr>
      <w:r>
        <w:t>повышенное содержание в воздухе рабочей зоны двуокиси углерода, озона, аммиака, фенола, формальдегида и полихлорированных бифенилов.</w:t>
      </w:r>
    </w:p>
    <w:p w14:paraId="7A6DD1EC" w14:textId="77777777" w:rsidR="00A75C5E" w:rsidRDefault="00A75C5E" w:rsidP="00A75C5E">
      <w:pPr>
        <w:pStyle w:val="affffff8"/>
        <w:rPr>
          <w:b/>
          <w:color w:val="000000"/>
        </w:rPr>
      </w:pPr>
      <w:r w:rsidRPr="000A31F4">
        <w:rPr>
          <w:color w:val="000000"/>
        </w:rPr>
        <w:t>Психофизиологические</w:t>
      </w:r>
      <w:r>
        <w:rPr>
          <w:b/>
          <w:color w:val="000000"/>
          <w:lang w:val="en-US"/>
        </w:rPr>
        <w:t>:</w:t>
      </w:r>
    </w:p>
    <w:p w14:paraId="621B482A" w14:textId="77777777" w:rsidR="00A75C5E" w:rsidRDefault="00A75C5E" w:rsidP="00A75C5E">
      <w:pPr>
        <w:pStyle w:val="affffff8"/>
        <w:rPr>
          <w:color w:val="auto"/>
        </w:rPr>
      </w:pPr>
      <w:r>
        <w:rPr>
          <w:color w:val="auto"/>
        </w:rPr>
        <w:t xml:space="preserve">напряжение зрения и внимания; </w:t>
      </w:r>
    </w:p>
    <w:p w14:paraId="4BAC4FCB" w14:textId="77777777" w:rsidR="00A75C5E" w:rsidRDefault="00A75C5E" w:rsidP="00A75C5E">
      <w:pPr>
        <w:pStyle w:val="affffff8"/>
        <w:rPr>
          <w:color w:val="auto"/>
        </w:rPr>
      </w:pPr>
      <w:r>
        <w:rPr>
          <w:color w:val="auto"/>
        </w:rPr>
        <w:t xml:space="preserve">интеллектуальные и эмоциональные нагрузки; </w:t>
      </w:r>
    </w:p>
    <w:p w14:paraId="2C7E051A" w14:textId="77777777" w:rsidR="00A75C5E" w:rsidRDefault="00A75C5E" w:rsidP="00A75C5E">
      <w:pPr>
        <w:pStyle w:val="affffff8"/>
        <w:rPr>
          <w:color w:val="auto"/>
        </w:rPr>
      </w:pPr>
      <w:r>
        <w:rPr>
          <w:color w:val="auto"/>
        </w:rPr>
        <w:t xml:space="preserve">длительные статические нагрузки и монотонность труда; </w:t>
      </w:r>
    </w:p>
    <w:p w14:paraId="79966E90" w14:textId="77777777" w:rsidR="00A75C5E" w:rsidRDefault="00A75C5E" w:rsidP="00A75C5E">
      <w:pPr>
        <w:pStyle w:val="affffff8"/>
        <w:rPr>
          <w:color w:val="auto"/>
        </w:rPr>
      </w:pPr>
      <w:r>
        <w:rPr>
          <w:color w:val="auto"/>
        </w:rPr>
        <w:lastRenderedPageBreak/>
        <w:t xml:space="preserve">большой объем информации обрабатываемой в единицу времени; </w:t>
      </w:r>
    </w:p>
    <w:p w14:paraId="1B1C8C64" w14:textId="77777777" w:rsidR="00A75C5E" w:rsidRDefault="00A75C5E" w:rsidP="00A75C5E">
      <w:pPr>
        <w:pStyle w:val="affffff8"/>
        <w:rPr>
          <w:color w:val="000000"/>
          <w:lang w:val="en-US"/>
        </w:rPr>
      </w:pPr>
      <w:r>
        <w:t>нерациональная организация рабочего места</w:t>
      </w:r>
      <w:r>
        <w:rPr>
          <w:lang w:val="en-US"/>
        </w:rPr>
        <w:t>.</w:t>
      </w:r>
    </w:p>
    <w:p w14:paraId="31429865" w14:textId="77777777" w:rsidR="00A75C5E" w:rsidRPr="00AA24A7" w:rsidRDefault="00A75C5E" w:rsidP="00E87833">
      <w:pPr>
        <w:pStyle w:val="affffffa"/>
        <w:widowControl w:val="0"/>
        <w:numPr>
          <w:ilvl w:val="0"/>
          <w:numId w:val="26"/>
        </w:numPr>
        <w:rPr>
          <w:b/>
          <w:color w:val="000000"/>
        </w:rPr>
      </w:pPr>
      <w:r w:rsidRPr="000A31F4">
        <w:rPr>
          <w:color w:val="000000"/>
        </w:rPr>
        <w:t>Биологические</w:t>
      </w:r>
      <w:r w:rsidRPr="00AA24A7">
        <w:rPr>
          <w:b/>
          <w:color w:val="000000"/>
        </w:rPr>
        <w:t xml:space="preserve">: </w:t>
      </w:r>
      <w:r>
        <w:t>повышенное содержание в воздухе рабочей зоны микроорганизмов.</w:t>
      </w:r>
    </w:p>
    <w:p w14:paraId="62DD19C7" w14:textId="77777777" w:rsidR="00A75C5E" w:rsidRDefault="00A75C5E" w:rsidP="001E2D53">
      <w:pPr>
        <w:pStyle w:val="3"/>
        <w:numPr>
          <w:ilvl w:val="0"/>
          <w:numId w:val="0"/>
        </w:numPr>
        <w:ind w:left="720"/>
        <w:rPr>
          <w:szCs w:val="28"/>
          <w:shd w:val="clear" w:color="auto" w:fill="FFFFFF"/>
        </w:rPr>
      </w:pPr>
      <w:bookmarkStart w:id="259" w:name="_Toc73879689"/>
      <w:bookmarkStart w:id="260" w:name="_Toc74085177"/>
      <w:r>
        <w:t>Освещенность рабочего места</w:t>
      </w:r>
      <w:bookmarkEnd w:id="259"/>
      <w:bookmarkEnd w:id="260"/>
    </w:p>
    <w:p w14:paraId="2835A9DF" w14:textId="77777777" w:rsidR="00A75C5E" w:rsidRDefault="00A75C5E" w:rsidP="00A75C5E">
      <w:pPr>
        <w:pStyle w:val="affffffc"/>
      </w:pPr>
      <w:r>
        <w:t>Освещенность на поверхности стола в зоне размещения рабочего документа должна быть 300-500 лк.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лк.</w:t>
      </w:r>
    </w:p>
    <w:p w14:paraId="2DC29300" w14:textId="77777777" w:rsidR="00A75C5E" w:rsidRDefault="00A75C5E" w:rsidP="00A75C5E">
      <w:pPr>
        <w:pStyle w:val="-"/>
      </w:pPr>
      <w:r>
        <w:t>В качестве источников света при искусственном освещении должны применяться преимущественно люминесцентные лампы типа ЛБ и компактные люминесцентные лампы (КЛЛ).</w:t>
      </w:r>
    </w:p>
    <w:p w14:paraId="04196065" w14:textId="77777777" w:rsidR="00A75C5E" w:rsidRDefault="00A75C5E" w:rsidP="00A75C5E">
      <w:pPr>
        <w:pStyle w:val="affffffc"/>
      </w:pPr>
      <w:r>
        <w:t xml:space="preserve">В зависимости от типа светильника выбираем коэффициент </w:t>
      </w:r>
      <w:r>
        <w:rPr>
          <w:i/>
        </w:rPr>
        <w:sym w:font="Symbol" w:char="F06C"/>
      </w:r>
      <w:r>
        <w:t xml:space="preserve">. Он определяет такое соотношение максимального расстояния между светильниками </w:t>
      </w:r>
      <w:r>
        <w:rPr>
          <w:i/>
          <w:lang w:val="en-US"/>
        </w:rPr>
        <w:t>L</w:t>
      </w:r>
      <w:r>
        <w:rPr>
          <w:i/>
          <w:vertAlign w:val="subscript"/>
        </w:rPr>
        <w:t>св(</w:t>
      </w:r>
      <w:r>
        <w:rPr>
          <w:i/>
          <w:vertAlign w:val="subscript"/>
          <w:lang w:val="en-US"/>
        </w:rPr>
        <w:t>max</w:t>
      </w:r>
      <w:r>
        <w:rPr>
          <w:i/>
          <w:vertAlign w:val="subscript"/>
        </w:rPr>
        <w:t>)</w:t>
      </w:r>
      <w:r>
        <w:t xml:space="preserve"> и высотой их подвеса над рабочей поверхностью </w:t>
      </w:r>
      <w:r>
        <w:rPr>
          <w:i/>
          <w:lang w:val="en-US"/>
        </w:rPr>
        <w:t>h</w:t>
      </w:r>
      <w:r>
        <w:rPr>
          <w:i/>
          <w:vertAlign w:val="subscript"/>
        </w:rPr>
        <w:t>р</w:t>
      </w:r>
      <w:r>
        <w:t xml:space="preserve">, которое обеспечит равномерность освещения в помещении. </w:t>
      </w:r>
    </w:p>
    <w:p w14:paraId="5C93C766" w14:textId="77777777" w:rsidR="00A75C5E" w:rsidRDefault="00A75C5E" w:rsidP="00A75C5E">
      <w:pPr>
        <w:pStyle w:val="affffffc"/>
        <w:ind w:firstLine="0"/>
        <w:jc w:val="center"/>
        <w:rPr>
          <w:i/>
        </w:rPr>
      </w:pPr>
      <w:r>
        <w:rPr>
          <w:i/>
        </w:rPr>
        <w:t>L</w:t>
      </w:r>
      <w:r>
        <w:rPr>
          <w:i/>
          <w:vertAlign w:val="subscript"/>
        </w:rPr>
        <w:t>св(max)</w:t>
      </w:r>
      <w:r>
        <w:rPr>
          <w:i/>
        </w:rPr>
        <w:t xml:space="preserve"> = </w:t>
      </w:r>
      <w:r>
        <w:rPr>
          <w:i/>
        </w:rPr>
        <w:sym w:font="Symbol" w:char="F06C"/>
      </w:r>
      <w:r>
        <w:rPr>
          <w:i/>
        </w:rPr>
        <w:t xml:space="preserve"> </w:t>
      </w:r>
      <w:r>
        <w:rPr>
          <w:i/>
        </w:rPr>
        <w:sym w:font="Symbol" w:char="F0D7"/>
      </w:r>
      <w:r>
        <w:rPr>
          <w:i/>
        </w:rPr>
        <w:t xml:space="preserve"> h</w:t>
      </w:r>
      <w:r>
        <w:rPr>
          <w:i/>
          <w:vertAlign w:val="subscript"/>
        </w:rPr>
        <w:t>р</w:t>
      </w:r>
      <w:r>
        <w:rPr>
          <w:i/>
        </w:rPr>
        <w:t xml:space="preserve"> = </w:t>
      </w:r>
      <w:r>
        <w:t xml:space="preserve">1,4 </w:t>
      </w:r>
      <w:r>
        <w:sym w:font="Symbol" w:char="F0D7"/>
      </w:r>
      <w:r>
        <w:t xml:space="preserve"> 2,5 = 3,5м</w:t>
      </w:r>
      <w:r>
        <w:rPr>
          <w:i/>
        </w:rPr>
        <w:t>.</w:t>
      </w:r>
    </w:p>
    <w:p w14:paraId="2C55838D" w14:textId="77777777" w:rsidR="00A75C5E" w:rsidRDefault="00A75C5E" w:rsidP="00A75C5E">
      <w:pPr>
        <w:pStyle w:val="aff0"/>
      </w:pPr>
      <w:r w:rsidRPr="00961076">
        <w:t>Определяем</w:t>
      </w:r>
      <w:r>
        <w:t xml:space="preserve"> расстояние </w:t>
      </w:r>
      <w:r>
        <w:rPr>
          <w:i/>
        </w:rPr>
        <w:t>L</w:t>
      </w:r>
      <w:r>
        <w:rPr>
          <w:i/>
          <w:vertAlign w:val="subscript"/>
        </w:rPr>
        <w:t>1(max)</w:t>
      </w:r>
      <w:r>
        <w:rPr>
          <w:vertAlign w:val="subscript"/>
        </w:rPr>
        <w:t xml:space="preserve"> </w:t>
      </w:r>
      <w:r>
        <w:t>от стены до первого ряда светильников: – при наличии рабочих мест у стены:</w:t>
      </w:r>
    </w:p>
    <w:p w14:paraId="67A4767C" w14:textId="77777777" w:rsidR="00A75C5E" w:rsidRDefault="00A75C5E" w:rsidP="00A75C5E">
      <w:pPr>
        <w:pStyle w:val="affffffc"/>
        <w:ind w:firstLine="0"/>
        <w:jc w:val="center"/>
        <w:rPr>
          <w:i/>
          <w:lang w:val="en-US"/>
        </w:rPr>
      </w:pPr>
      <w:r>
        <w:rPr>
          <w:i/>
          <w:lang w:val="en-US"/>
        </w:rPr>
        <w:t>L</w:t>
      </w:r>
      <w:r>
        <w:rPr>
          <w:i/>
          <w:vertAlign w:val="subscript"/>
          <w:lang w:val="en-US"/>
        </w:rPr>
        <w:t>1(max)</w:t>
      </w:r>
      <w:r>
        <w:rPr>
          <w:i/>
          <w:lang w:val="en-US"/>
        </w:rPr>
        <w:t xml:space="preserve"> = (0,2…0,3)</w:t>
      </w:r>
      <w:r>
        <w:rPr>
          <w:i/>
          <w:sz w:val="20"/>
          <w:lang w:val="en-US"/>
        </w:rPr>
        <w:t xml:space="preserve"> </w:t>
      </w:r>
      <w:r>
        <w:rPr>
          <w:i/>
        </w:rPr>
        <w:sym w:font="Symbol" w:char="F0D7"/>
      </w:r>
      <w:r>
        <w:rPr>
          <w:i/>
          <w:lang w:val="en-US"/>
        </w:rPr>
        <w:t xml:space="preserve"> L</w:t>
      </w:r>
      <w:r>
        <w:rPr>
          <w:i/>
          <w:vertAlign w:val="subscript"/>
        </w:rPr>
        <w:t>св</w:t>
      </w:r>
      <w:r>
        <w:rPr>
          <w:i/>
          <w:vertAlign w:val="subscript"/>
          <w:lang w:val="en-US"/>
        </w:rPr>
        <w:t>(max)</w:t>
      </w:r>
      <w:r>
        <w:rPr>
          <w:i/>
          <w:lang w:val="en-US"/>
        </w:rPr>
        <w:t xml:space="preserve"> = </w:t>
      </w:r>
      <w:r>
        <w:rPr>
          <w:lang w:val="en-US"/>
        </w:rPr>
        <w:t xml:space="preserve">0,25 </w:t>
      </w:r>
      <w:r>
        <w:sym w:font="Symbol" w:char="F0D7"/>
      </w:r>
      <w:r>
        <w:rPr>
          <w:lang w:val="en-US"/>
        </w:rPr>
        <w:t xml:space="preserve"> 3,5 = 0,875</w:t>
      </w:r>
      <w:r>
        <w:t>м</w:t>
      </w:r>
      <w:r>
        <w:rPr>
          <w:i/>
          <w:lang w:val="en-US"/>
        </w:rPr>
        <w:t>.</w:t>
      </w:r>
    </w:p>
    <w:p w14:paraId="2B627114" w14:textId="77777777" w:rsidR="00A75C5E" w:rsidRDefault="00A75C5E" w:rsidP="00A75C5E">
      <w:pPr>
        <w:pStyle w:val="affffffc"/>
      </w:pPr>
      <w:r>
        <w:t>Определяем общее число рядов светильников (по ширине помещения):</w:t>
      </w:r>
    </w:p>
    <w:p w14:paraId="7A98D3AB" w14:textId="77777777" w:rsidR="00A75C5E" w:rsidRDefault="00A75C5E" w:rsidP="00A75C5E">
      <w:pPr>
        <w:pStyle w:val="affffffc"/>
        <w:ind w:firstLine="0"/>
        <w:jc w:val="center"/>
        <w:rPr>
          <w:i/>
        </w:rPr>
      </w:pPr>
      <w:r>
        <w:rPr>
          <w:i/>
          <w:position w:val="-32"/>
          <w:sz w:val="32"/>
          <w:szCs w:val="32"/>
        </w:rPr>
        <w:object w:dxaOrig="5280" w:dyaOrig="735" w14:anchorId="421F9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36.75pt" o:ole="">
            <v:imagedata r:id="rId47" o:title=""/>
          </v:shape>
          <o:OLEObject Type="Embed" ProgID="Equation.3" ShapeID="_x0000_i1025" DrawAspect="Content" ObjectID="_1684697902" r:id="rId48"/>
        </w:object>
      </w:r>
    </w:p>
    <w:p w14:paraId="53FD4B4B" w14:textId="77777777" w:rsidR="00A75C5E" w:rsidRDefault="00A75C5E" w:rsidP="00A75C5E">
      <w:pPr>
        <w:pStyle w:val="affffffc"/>
        <w:ind w:firstLine="708"/>
      </w:pPr>
      <w:r>
        <w:t>Определяем число светильников в ряду (по длине помещения):</w:t>
      </w:r>
    </w:p>
    <w:p w14:paraId="373E65F9" w14:textId="77777777" w:rsidR="00A75C5E" w:rsidRDefault="00A75C5E" w:rsidP="00A75C5E">
      <w:pPr>
        <w:widowControl w:val="0"/>
        <w:spacing w:after="120"/>
        <w:ind w:firstLine="0"/>
        <w:jc w:val="center"/>
        <w:rPr>
          <w:i/>
          <w:sz w:val="32"/>
          <w:szCs w:val="32"/>
        </w:rPr>
      </w:pPr>
      <w:r>
        <w:rPr>
          <w:rFonts w:eastAsia="Times New Roman" w:cs="Times New Roman"/>
          <w:i/>
          <w:color w:val="000000" w:themeColor="text1"/>
          <w:position w:val="-32"/>
          <w:sz w:val="32"/>
          <w:szCs w:val="32"/>
          <w:lang w:eastAsia="ru-RU"/>
        </w:rPr>
        <w:object w:dxaOrig="5205" w:dyaOrig="735" w14:anchorId="51272BF1">
          <v:shape id="_x0000_i1026" type="#_x0000_t75" style="width:260.25pt;height:36.75pt" o:ole="">
            <v:imagedata r:id="rId49" o:title=""/>
          </v:shape>
          <o:OLEObject Type="Embed" ProgID="Equation.3" ShapeID="_x0000_i1026" DrawAspect="Content" ObjectID="_1684697903" r:id="rId50"/>
        </w:object>
      </w:r>
    </w:p>
    <w:p w14:paraId="6FDAC03F" w14:textId="77777777" w:rsidR="00A75C5E" w:rsidRDefault="00A75C5E" w:rsidP="00A75C5E">
      <w:pPr>
        <w:pStyle w:val="affffffc"/>
        <w:ind w:firstLine="0"/>
        <w:rPr>
          <w:snapToGrid w:val="0"/>
        </w:rPr>
      </w:pPr>
      <w:r>
        <w:rPr>
          <w:snapToGrid w:val="0"/>
        </w:rPr>
        <w:t xml:space="preserve">где </w:t>
      </w:r>
      <w:r>
        <w:rPr>
          <w:i/>
          <w:snapToGrid w:val="0"/>
          <w:lang w:val="en-US"/>
        </w:rPr>
        <w:t>a</w:t>
      </w:r>
      <w:r>
        <w:rPr>
          <w:snapToGrid w:val="0"/>
        </w:rPr>
        <w:t xml:space="preserve"> – длина, </w:t>
      </w:r>
      <w:r>
        <w:rPr>
          <w:i/>
          <w:snapToGrid w:val="0"/>
          <w:lang w:val="en-US"/>
        </w:rPr>
        <w:t>b</w:t>
      </w:r>
      <w:r>
        <w:rPr>
          <w:snapToGrid w:val="0"/>
        </w:rPr>
        <w:t xml:space="preserve"> – ширина помещения, для которого рассчитывается система освещения.</w:t>
      </w:r>
    </w:p>
    <w:p w14:paraId="360E12F8" w14:textId="77777777" w:rsidR="00A75C5E" w:rsidRDefault="00A75C5E" w:rsidP="00A75C5E">
      <w:pPr>
        <w:pStyle w:val="affffffc"/>
      </w:pPr>
      <w:r>
        <w:rPr>
          <w:snapToGrid w:val="0"/>
        </w:rPr>
        <w:lastRenderedPageBreak/>
        <w:t>Полученные результаты округляем до ближайшего целого числа, после чего о</w:t>
      </w:r>
      <w:r>
        <w:t>пределяем общее расчётное минимальное количество светильников, которое необходимо разместить в помещении:</w:t>
      </w:r>
    </w:p>
    <w:p w14:paraId="54FA8517" w14:textId="77777777" w:rsidR="00A75C5E" w:rsidRDefault="00A75C5E" w:rsidP="00A75C5E">
      <w:pPr>
        <w:pStyle w:val="affffffc"/>
        <w:ind w:firstLine="0"/>
        <w:jc w:val="center"/>
        <w:rPr>
          <w:i/>
          <w:lang w:val="en-US"/>
        </w:rPr>
      </w:pPr>
      <w:r>
        <w:rPr>
          <w:i/>
          <w:lang w:val="en-US"/>
        </w:rPr>
        <w:t>n</w:t>
      </w:r>
      <w:r>
        <w:rPr>
          <w:i/>
          <w:vertAlign w:val="subscript"/>
        </w:rPr>
        <w:t>общ</w:t>
      </w:r>
      <w:r>
        <w:rPr>
          <w:i/>
          <w:vertAlign w:val="subscript"/>
          <w:lang w:val="en-US"/>
        </w:rPr>
        <w:t xml:space="preserve"> (min)</w:t>
      </w:r>
      <w:r>
        <w:rPr>
          <w:i/>
          <w:lang w:val="en-US"/>
        </w:rPr>
        <w:t xml:space="preserve"> = n</w:t>
      </w:r>
      <w:r>
        <w:rPr>
          <w:i/>
          <w:vertAlign w:val="subscript"/>
        </w:rPr>
        <w:t>ш</w:t>
      </w:r>
      <w:r>
        <w:rPr>
          <w:i/>
          <w:vertAlign w:val="subscript"/>
          <w:lang w:val="en-US"/>
        </w:rPr>
        <w:t xml:space="preserve"> (min)</w:t>
      </w:r>
      <w:r>
        <w:rPr>
          <w:i/>
          <w:lang w:val="en-US"/>
        </w:rPr>
        <w:t xml:space="preserve"> </w:t>
      </w:r>
      <w:r>
        <w:rPr>
          <w:i/>
        </w:rPr>
        <w:sym w:font="Symbol" w:char="F0D7"/>
      </w:r>
      <w:r>
        <w:rPr>
          <w:i/>
          <w:lang w:val="en-US"/>
        </w:rPr>
        <w:t xml:space="preserve"> n</w:t>
      </w:r>
      <w:r>
        <w:rPr>
          <w:i/>
          <w:vertAlign w:val="subscript"/>
        </w:rPr>
        <w:t>д</w:t>
      </w:r>
      <w:r>
        <w:rPr>
          <w:i/>
          <w:vertAlign w:val="subscript"/>
          <w:lang w:val="en-US"/>
        </w:rPr>
        <w:t xml:space="preserve"> (min)</w:t>
      </w:r>
      <w:r>
        <w:rPr>
          <w:i/>
          <w:lang w:val="en-US"/>
        </w:rPr>
        <w:t xml:space="preserve"> = 2 </w:t>
      </w:r>
      <w:r>
        <w:rPr>
          <w:i/>
        </w:rPr>
        <w:sym w:font="Symbol" w:char="F0D7"/>
      </w:r>
      <w:r>
        <w:rPr>
          <w:i/>
          <w:lang w:val="en-US"/>
        </w:rPr>
        <w:t xml:space="preserve"> 3 = 6;</w:t>
      </w:r>
    </w:p>
    <w:p w14:paraId="29D0AAC2" w14:textId="77777777" w:rsidR="00A75C5E" w:rsidRDefault="00A75C5E" w:rsidP="00A75C5E">
      <w:pPr>
        <w:pStyle w:val="affffffc"/>
        <w:ind w:firstLine="0"/>
        <w:jc w:val="center"/>
        <w:rPr>
          <w:i/>
        </w:rPr>
      </w:pPr>
      <w:r>
        <w:rPr>
          <w:i/>
          <w:lang w:val="en-US"/>
        </w:rPr>
        <w:t>S</w:t>
      </w:r>
      <w:r>
        <w:rPr>
          <w:i/>
        </w:rPr>
        <w:t xml:space="preserve"> = </w:t>
      </w:r>
      <w:r>
        <w:rPr>
          <w:i/>
          <w:lang w:val="en-US"/>
        </w:rPr>
        <w:t>a</w:t>
      </w:r>
      <w:r w:rsidRPr="006C31A7">
        <w:rPr>
          <w:i/>
          <w:spacing w:val="-2"/>
        </w:rPr>
        <w:t xml:space="preserve"> </w:t>
      </w:r>
      <w:r>
        <w:rPr>
          <w:i/>
        </w:rPr>
        <w:sym w:font="Symbol" w:char="F0D7"/>
      </w:r>
      <w:r>
        <w:rPr>
          <w:i/>
        </w:rPr>
        <w:t xml:space="preserve"> </w:t>
      </w:r>
      <w:r>
        <w:rPr>
          <w:i/>
          <w:spacing w:val="-2"/>
          <w:lang w:val="en-US"/>
        </w:rPr>
        <w:t>b</w:t>
      </w:r>
      <w:r>
        <w:rPr>
          <w:i/>
          <w:spacing w:val="-2"/>
        </w:rPr>
        <w:t xml:space="preserve"> = 9 </w:t>
      </w:r>
      <w:r>
        <w:rPr>
          <w:i/>
        </w:rPr>
        <w:sym w:font="Symbol" w:char="F0D7"/>
      </w:r>
      <w:r>
        <w:rPr>
          <w:i/>
        </w:rPr>
        <w:t xml:space="preserve"> 4</w:t>
      </w:r>
      <w:r>
        <w:rPr>
          <w:i/>
          <w:spacing w:val="-2"/>
        </w:rPr>
        <w:t xml:space="preserve"> = 36.</w:t>
      </w:r>
    </w:p>
    <w:p w14:paraId="4533A16E" w14:textId="77777777" w:rsidR="00A75C5E" w:rsidRDefault="00A75C5E" w:rsidP="00A75C5E">
      <w:pPr>
        <w:pStyle w:val="affffffc"/>
      </w:pPr>
      <w:r>
        <w:t xml:space="preserve">По площади помещения </w:t>
      </w:r>
      <w:r>
        <w:rPr>
          <w:i/>
          <w:lang w:val="en-US"/>
        </w:rPr>
        <w:t>S</w:t>
      </w:r>
      <w:r w:rsidRPr="006C31A7">
        <w:t xml:space="preserve"> </w:t>
      </w:r>
      <w:r>
        <w:t>и высоте подвески светильника</w:t>
      </w:r>
      <w:r>
        <w:rPr>
          <w:b/>
        </w:rPr>
        <w:t xml:space="preserve"> </w:t>
      </w:r>
      <w:r>
        <w:rPr>
          <w:i/>
          <w:lang w:val="en-US"/>
        </w:rPr>
        <w:t>h</w:t>
      </w:r>
      <w:r>
        <w:rPr>
          <w:i/>
          <w:vertAlign w:val="subscript"/>
        </w:rPr>
        <w:t>р</w:t>
      </w:r>
      <w:r>
        <w:t xml:space="preserve"> определяем показатель помещения </w:t>
      </w:r>
      <w:r>
        <w:rPr>
          <w:i/>
          <w:lang w:val="en-US"/>
        </w:rPr>
        <w:t>i</w:t>
      </w:r>
      <w:r>
        <w:t>:</w:t>
      </w:r>
    </w:p>
    <w:p w14:paraId="68C4C157" w14:textId="77777777" w:rsidR="00A75C5E" w:rsidRDefault="00A75C5E" w:rsidP="00A75C5E">
      <w:pPr>
        <w:pStyle w:val="affffffc"/>
        <w:jc w:val="center"/>
        <w:rPr>
          <w:i/>
          <w:lang w:val="en-US"/>
        </w:rPr>
      </w:pPr>
      <w:r>
        <w:rPr>
          <w:i/>
          <w:position w:val="-32"/>
          <w:lang w:val="en-US"/>
        </w:rPr>
        <w:object w:dxaOrig="4035" w:dyaOrig="705" w14:anchorId="66CDAC0B">
          <v:shape id="_x0000_i1027" type="#_x0000_t75" style="width:201.75pt;height:35.25pt" o:ole="">
            <v:imagedata r:id="rId51" o:title=""/>
          </v:shape>
          <o:OLEObject Type="Embed" ProgID="Equation.3" ShapeID="_x0000_i1027" DrawAspect="Content" ObjectID="_1684697904" r:id="rId52"/>
        </w:object>
      </w:r>
    </w:p>
    <w:p w14:paraId="5F3A1247" w14:textId="77777777" w:rsidR="00A75C5E" w:rsidRDefault="00A75C5E" w:rsidP="00A75C5E">
      <w:pPr>
        <w:pStyle w:val="affffffc"/>
        <w:rPr>
          <w:bCs/>
        </w:rPr>
      </w:pPr>
      <w:r>
        <w:rPr>
          <w:bCs/>
        </w:rPr>
        <w:t xml:space="preserve">Находим значения коэффициентов отражения потолка </w:t>
      </w:r>
      <w:r>
        <w:rPr>
          <w:bCs/>
          <w:i/>
        </w:rPr>
        <w:sym w:font="Symbol" w:char="F072"/>
      </w:r>
      <w:r>
        <w:rPr>
          <w:bCs/>
          <w:i/>
          <w:vertAlign w:val="subscript"/>
        </w:rPr>
        <w:t>п</w:t>
      </w:r>
      <w:r>
        <w:rPr>
          <w:bCs/>
        </w:rPr>
        <w:t xml:space="preserve">, стен </w:t>
      </w:r>
      <w:r>
        <w:rPr>
          <w:bCs/>
          <w:i/>
        </w:rPr>
        <w:sym w:font="Symbol" w:char="F072"/>
      </w:r>
      <w:r>
        <w:rPr>
          <w:bCs/>
          <w:i/>
          <w:vertAlign w:val="subscript"/>
        </w:rPr>
        <w:t>с</w:t>
      </w:r>
      <w:r>
        <w:rPr>
          <w:bCs/>
        </w:rPr>
        <w:t xml:space="preserve"> и полов </w:t>
      </w:r>
      <w:r>
        <w:rPr>
          <w:bCs/>
          <w:i/>
        </w:rPr>
        <w:sym w:font="Symbol" w:char="F072"/>
      </w:r>
      <w:r>
        <w:rPr>
          <w:bCs/>
          <w:i/>
          <w:vertAlign w:val="subscript"/>
        </w:rPr>
        <w:t>пол</w:t>
      </w:r>
      <w:r>
        <w:rPr>
          <w:bCs/>
        </w:rPr>
        <w:t xml:space="preserve"> помещения, для которого рассчитывается осветительная установка. </w:t>
      </w:r>
    </w:p>
    <w:p w14:paraId="51DC084E" w14:textId="77777777" w:rsidR="00A75C5E" w:rsidRDefault="00A75C5E" w:rsidP="00A75C5E">
      <w:pPr>
        <w:pStyle w:val="affffffc"/>
        <w:jc w:val="center"/>
      </w:pPr>
      <w:r>
        <w:rPr>
          <w:i/>
        </w:rPr>
        <w:sym w:font="Symbol" w:char="F072"/>
      </w:r>
      <w:r>
        <w:rPr>
          <w:i/>
          <w:vertAlign w:val="subscript"/>
        </w:rPr>
        <w:t>п</w:t>
      </w:r>
      <w:r>
        <w:t xml:space="preserve"> = 50%;</w:t>
      </w:r>
    </w:p>
    <w:p w14:paraId="0137825D" w14:textId="77777777" w:rsidR="00A75C5E" w:rsidRDefault="00A75C5E" w:rsidP="00A75C5E">
      <w:pPr>
        <w:pStyle w:val="affffffc"/>
        <w:jc w:val="center"/>
      </w:pPr>
      <w:r>
        <w:rPr>
          <w:i/>
        </w:rPr>
        <w:sym w:font="Symbol" w:char="F072"/>
      </w:r>
      <w:r>
        <w:rPr>
          <w:i/>
          <w:vertAlign w:val="subscript"/>
        </w:rPr>
        <w:t>с</w:t>
      </w:r>
      <w:r>
        <w:t xml:space="preserve"> = 30%;</w:t>
      </w:r>
    </w:p>
    <w:p w14:paraId="4990DE16" w14:textId="77777777" w:rsidR="00A75C5E" w:rsidRDefault="00A75C5E" w:rsidP="00A75C5E">
      <w:pPr>
        <w:pStyle w:val="affffffc"/>
        <w:jc w:val="center"/>
      </w:pPr>
      <w:r>
        <w:rPr>
          <w:i/>
        </w:rPr>
        <w:sym w:font="Symbol" w:char="F072"/>
      </w:r>
      <w:r>
        <w:rPr>
          <w:i/>
          <w:vertAlign w:val="subscript"/>
        </w:rPr>
        <w:t>пол</w:t>
      </w:r>
      <w:r>
        <w:t xml:space="preserve"> = 10%.</w:t>
      </w:r>
    </w:p>
    <w:p w14:paraId="55A4C397" w14:textId="77777777" w:rsidR="00A75C5E" w:rsidRDefault="00A75C5E" w:rsidP="00A75C5E">
      <w:pPr>
        <w:pStyle w:val="affffffc"/>
      </w:pPr>
      <w:r>
        <w:t xml:space="preserve">В зависимости от типа светильника и вида лампы определяем коэффициент использования светового потока </w:t>
      </w:r>
      <w:r>
        <w:rPr>
          <w:i/>
        </w:rPr>
        <w:sym w:font="Symbol" w:char="F068"/>
      </w:r>
      <w:r>
        <w:rPr>
          <w:i/>
          <w:vertAlign w:val="subscript"/>
        </w:rPr>
        <w:t>и</w:t>
      </w:r>
      <w:r>
        <w:t xml:space="preserve"> по показателю помещения </w:t>
      </w:r>
      <w:r>
        <w:rPr>
          <w:i/>
        </w:rPr>
        <w:t>i</w:t>
      </w:r>
      <w:r>
        <w:t xml:space="preserve"> и коэффициентам отражения потолка </w:t>
      </w:r>
      <w:r>
        <w:rPr>
          <w:i/>
        </w:rPr>
        <w:sym w:font="Symbol" w:char="F072"/>
      </w:r>
      <w:r>
        <w:rPr>
          <w:i/>
          <w:vertAlign w:val="subscript"/>
        </w:rPr>
        <w:t>п</w:t>
      </w:r>
      <w:r>
        <w:t xml:space="preserve">, стен </w:t>
      </w:r>
      <w:r>
        <w:rPr>
          <w:i/>
        </w:rPr>
        <w:sym w:font="Symbol" w:char="F072"/>
      </w:r>
      <w:r>
        <w:rPr>
          <w:i/>
          <w:vertAlign w:val="subscript"/>
        </w:rPr>
        <w:t>с</w:t>
      </w:r>
      <w:r>
        <w:t xml:space="preserve"> и полов </w:t>
      </w:r>
      <w:r>
        <w:rPr>
          <w:i/>
        </w:rPr>
        <w:sym w:font="Symbol" w:char="F072"/>
      </w:r>
      <w:r>
        <w:rPr>
          <w:i/>
          <w:vertAlign w:val="subscript"/>
        </w:rPr>
        <w:t>пол</w:t>
      </w:r>
      <w:r>
        <w:t xml:space="preserve">. </w:t>
      </w:r>
    </w:p>
    <w:p w14:paraId="2CF055BE" w14:textId="77777777" w:rsidR="00A75C5E" w:rsidRDefault="00A75C5E" w:rsidP="00A75C5E">
      <w:pPr>
        <w:pStyle w:val="affffffc"/>
        <w:ind w:firstLine="0"/>
        <w:jc w:val="center"/>
      </w:pPr>
      <w:r>
        <w:rPr>
          <w:i/>
        </w:rPr>
        <w:sym w:font="Symbol" w:char="F068"/>
      </w:r>
      <w:r>
        <w:rPr>
          <w:i/>
          <w:vertAlign w:val="subscript"/>
        </w:rPr>
        <w:t>и</w:t>
      </w:r>
      <w:r>
        <w:rPr>
          <w:vertAlign w:val="subscript"/>
        </w:rPr>
        <w:t xml:space="preserve"> </w:t>
      </w:r>
      <w:r>
        <w:t>= 0,45.</w:t>
      </w:r>
    </w:p>
    <w:p w14:paraId="1B16245B" w14:textId="77777777" w:rsidR="00A75C5E" w:rsidRDefault="00A75C5E" w:rsidP="00A75C5E">
      <w:pPr>
        <w:pStyle w:val="affffffc"/>
      </w:pPr>
      <w:r>
        <w:t xml:space="preserve">Определяем коэффициент запаса </w:t>
      </w:r>
      <w:r>
        <w:rPr>
          <w:i/>
        </w:rPr>
        <w:t>k</w:t>
      </w:r>
      <w:r>
        <w:rPr>
          <w:b/>
        </w:rPr>
        <w:t>,</w:t>
      </w:r>
      <w:r>
        <w: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w:t>
      </w:r>
    </w:p>
    <w:p w14:paraId="3B7D71BA" w14:textId="77777777" w:rsidR="00A75C5E" w:rsidRDefault="00A75C5E" w:rsidP="00A75C5E">
      <w:pPr>
        <w:pStyle w:val="affffffc"/>
        <w:ind w:firstLine="0"/>
        <w:jc w:val="center"/>
      </w:pPr>
      <w:r>
        <w:rPr>
          <w:i/>
          <w:lang w:val="en-US"/>
        </w:rPr>
        <w:t>k</w:t>
      </w:r>
      <w:r>
        <w:t xml:space="preserve"> = 1,5.</w:t>
      </w:r>
    </w:p>
    <w:p w14:paraId="5680CF06" w14:textId="77777777" w:rsidR="00A75C5E" w:rsidRDefault="00A75C5E" w:rsidP="00A75C5E">
      <w:pPr>
        <w:pStyle w:val="affffffc"/>
      </w:pPr>
      <w:r>
        <w:t xml:space="preserve">Решаем сколько источников света </w:t>
      </w:r>
      <w:r>
        <w:rPr>
          <w:i/>
          <w:lang w:val="en-US"/>
        </w:rPr>
        <w:t>x</w:t>
      </w:r>
      <w:r w:rsidRPr="006C31A7">
        <w:t xml:space="preserve"> </w:t>
      </w:r>
      <w:r>
        <w:t>будет в светильнике.</w:t>
      </w:r>
    </w:p>
    <w:p w14:paraId="26930CF2" w14:textId="77777777" w:rsidR="00A75C5E" w:rsidRDefault="00A75C5E" w:rsidP="00A75C5E">
      <w:pPr>
        <w:pStyle w:val="affffffc"/>
        <w:ind w:firstLine="0"/>
        <w:jc w:val="center"/>
      </w:pPr>
      <w:r>
        <w:rPr>
          <w:i/>
          <w:lang w:val="en-US"/>
        </w:rPr>
        <w:t>x</w:t>
      </w:r>
      <w:r>
        <w:t xml:space="preserve"> = 2.</w:t>
      </w:r>
    </w:p>
    <w:p w14:paraId="72646BBD" w14:textId="77777777" w:rsidR="00A75C5E" w:rsidRDefault="00A75C5E" w:rsidP="00A75C5E">
      <w:pPr>
        <w:pStyle w:val="affffffc"/>
        <w:rPr>
          <w:snapToGrid w:val="0"/>
        </w:rPr>
      </w:pPr>
      <w:r>
        <w:rPr>
          <w:snapToGrid w:val="0"/>
        </w:rPr>
        <w:t xml:space="preserve">Назначаем коэффициент </w:t>
      </w:r>
      <w:r>
        <w:rPr>
          <w:i/>
          <w:snapToGrid w:val="0"/>
          <w:lang w:val="en-US"/>
        </w:rPr>
        <w:t>z</w:t>
      </w:r>
      <w:r>
        <w:rPr>
          <w:snapToGrid w:val="0"/>
        </w:rPr>
        <w:t xml:space="preserve">, характеризующий неравномерность освещённости (коэффициент отношения средней освещённости к максимальной): </w:t>
      </w:r>
    </w:p>
    <w:p w14:paraId="11862AF9" w14:textId="77777777" w:rsidR="00A75C5E" w:rsidRDefault="00A75C5E" w:rsidP="00A75C5E">
      <w:pPr>
        <w:pStyle w:val="affffffc"/>
      </w:pPr>
      <w:r>
        <w:rPr>
          <w:snapToGrid w:val="0"/>
          <w:lang w:val="en-US"/>
        </w:rPr>
        <w:t>z</w:t>
      </w:r>
      <w:r>
        <w:rPr>
          <w:snapToGrid w:val="0"/>
        </w:rPr>
        <w:t xml:space="preserve"> = 1,2 – для люминесцентных ламп.</w:t>
      </w:r>
    </w:p>
    <w:p w14:paraId="632B48EE" w14:textId="77777777" w:rsidR="00A75C5E" w:rsidRDefault="00A75C5E" w:rsidP="00A75C5E">
      <w:pPr>
        <w:pStyle w:val="affffffc"/>
        <w:spacing w:after="100" w:afterAutospacing="1"/>
      </w:pPr>
      <w:r>
        <w:t>Рассчитываем требуемый световой поток одной лампы:</w:t>
      </w:r>
    </w:p>
    <w:p w14:paraId="0E99AE54" w14:textId="77777777" w:rsidR="00A75C5E" w:rsidRDefault="00A75C5E" w:rsidP="00A75C5E">
      <w:pPr>
        <w:pStyle w:val="affffffc"/>
        <w:ind w:firstLine="0"/>
        <w:jc w:val="center"/>
        <w:rPr>
          <w:i/>
        </w:rPr>
      </w:pPr>
      <w:r>
        <w:rPr>
          <w:i/>
          <w:position w:val="-32"/>
        </w:rPr>
        <w:object w:dxaOrig="5040" w:dyaOrig="705" w14:anchorId="7B4E069F">
          <v:shape id="_x0000_i1028" type="#_x0000_t75" style="width:252.75pt;height:35.25pt" o:ole="">
            <v:imagedata r:id="rId53" o:title=""/>
          </v:shape>
          <o:OLEObject Type="Embed" ProgID="Equation.3" ShapeID="_x0000_i1028" DrawAspect="Content" ObjectID="_1684697905" r:id="rId54"/>
        </w:object>
      </w:r>
    </w:p>
    <w:p w14:paraId="38C17427" w14:textId="77777777" w:rsidR="00A75C5E" w:rsidRDefault="00A75C5E" w:rsidP="00A75C5E">
      <w:pPr>
        <w:pStyle w:val="affffffc"/>
      </w:pPr>
      <w:r>
        <w:t xml:space="preserve">По рассчитанному световому потоку лампы </w:t>
      </w:r>
      <w:r>
        <w:rPr>
          <w:i/>
        </w:rPr>
        <w:t>Ф</w:t>
      </w:r>
      <w:r>
        <w:rPr>
          <w:i/>
          <w:vertAlign w:val="subscript"/>
        </w:rPr>
        <w:t>расч</w:t>
      </w:r>
      <w:r>
        <w:t xml:space="preserve"> подбираем стандартную лампу со световым потоком </w:t>
      </w:r>
      <w:r>
        <w:rPr>
          <w:i/>
        </w:rPr>
        <w:t>Ф</w:t>
      </w:r>
      <w:r>
        <w:rPr>
          <w:i/>
          <w:vertAlign w:val="subscript"/>
        </w:rPr>
        <w:t>табл</w:t>
      </w:r>
      <w:r>
        <w:t>, значение которого близко к значению</w:t>
      </w:r>
      <w:r>
        <w:rPr>
          <w:b/>
        </w:rPr>
        <w:t xml:space="preserve"> </w:t>
      </w:r>
      <w:r>
        <w:rPr>
          <w:i/>
        </w:rPr>
        <w:t>Ф</w:t>
      </w:r>
      <w:r>
        <w:rPr>
          <w:i/>
          <w:vertAlign w:val="subscript"/>
        </w:rPr>
        <w:t>расч</w:t>
      </w:r>
      <w:r>
        <w:t xml:space="preserve"> (желательно в пределах – 10…+20%).</w:t>
      </w:r>
    </w:p>
    <w:p w14:paraId="7091D960" w14:textId="77777777" w:rsidR="00A75C5E" w:rsidRDefault="00A75C5E" w:rsidP="00A75C5E">
      <w:pPr>
        <w:pStyle w:val="affffffc"/>
      </w:pPr>
      <w:r>
        <w:t xml:space="preserve">После выбора стандартных ламп рассчитываем число светильников, необходимых для обеспечения заданной освещённости </w:t>
      </w:r>
      <w:r>
        <w:rPr>
          <w:i/>
        </w:rPr>
        <w:t>E</w:t>
      </w:r>
      <w:r>
        <w:t xml:space="preserve">. Полученное число </w:t>
      </w:r>
      <w:r>
        <w:rPr>
          <w:i/>
        </w:rPr>
        <w:t>n</w:t>
      </w:r>
      <w:r>
        <w:rPr>
          <w:i/>
          <w:vertAlign w:val="subscript"/>
        </w:rPr>
        <w:t>расч</w:t>
      </w:r>
      <w:r>
        <w:t xml:space="preserve"> округляют до ближайшего целого значения </w:t>
      </w:r>
      <w:r>
        <w:rPr>
          <w:i/>
        </w:rPr>
        <w:t>n</w:t>
      </w:r>
      <w:r>
        <w:rPr>
          <w:i/>
          <w:vertAlign w:val="subscript"/>
        </w:rPr>
        <w:t>пр</w:t>
      </w:r>
      <w:r>
        <w:t xml:space="preserve">, при этом отклонение между принятым количеством светильников </w:t>
      </w:r>
      <w:r>
        <w:rPr>
          <w:i/>
        </w:rPr>
        <w:t>n</w:t>
      </w:r>
      <w:r>
        <w:rPr>
          <w:i/>
          <w:vertAlign w:val="subscript"/>
        </w:rPr>
        <w:t>пр</w:t>
      </w:r>
      <w:r>
        <w:t xml:space="preserve"> и расчётным </w:t>
      </w:r>
      <w:r>
        <w:rPr>
          <w:i/>
        </w:rPr>
        <w:t>n</w:t>
      </w:r>
      <w:r>
        <w:rPr>
          <w:i/>
          <w:vertAlign w:val="subscript"/>
        </w:rPr>
        <w:t>расч</w:t>
      </w:r>
      <w:r>
        <w:t xml:space="preserve"> допускается в пределах от –10 до +20%. </w:t>
      </w:r>
    </w:p>
    <w:p w14:paraId="264D3695" w14:textId="77777777" w:rsidR="00A75C5E" w:rsidRDefault="00A75C5E" w:rsidP="00A75C5E">
      <w:pPr>
        <w:pStyle w:val="affffffc"/>
        <w:ind w:firstLine="0"/>
        <w:jc w:val="center"/>
        <w:rPr>
          <w:i/>
          <w:lang w:val="en-US"/>
        </w:rPr>
      </w:pPr>
      <w:r>
        <w:rPr>
          <w:i/>
        </w:rPr>
        <w:t>Ф</w:t>
      </w:r>
      <w:r>
        <w:rPr>
          <w:i/>
          <w:vertAlign w:val="subscript"/>
        </w:rPr>
        <w:t xml:space="preserve">1табл </w:t>
      </w:r>
      <w:r>
        <w:rPr>
          <w:i/>
        </w:rPr>
        <w:t xml:space="preserve">= </w:t>
      </w:r>
      <w:r>
        <w:rPr>
          <w:lang w:val="en-US"/>
        </w:rPr>
        <w:t>3390</w:t>
      </w:r>
      <w:r>
        <w:rPr>
          <w:i/>
        </w:rPr>
        <w:t>;</w:t>
      </w:r>
    </w:p>
    <w:p w14:paraId="7B33AB98" w14:textId="77777777" w:rsidR="00A75C5E" w:rsidRDefault="00A75C5E" w:rsidP="00A75C5E">
      <w:pPr>
        <w:pStyle w:val="affffffc"/>
        <w:ind w:firstLine="0"/>
        <w:jc w:val="center"/>
        <w:rPr>
          <w:i/>
          <w:lang w:val="en-US"/>
        </w:rPr>
      </w:pPr>
      <w:r>
        <w:rPr>
          <w:i/>
        </w:rPr>
        <w:t>n</w:t>
      </w:r>
      <w:r>
        <w:rPr>
          <w:i/>
          <w:vertAlign w:val="subscript"/>
          <w:lang w:val="en-US"/>
        </w:rPr>
        <w:t>1</w:t>
      </w:r>
      <w:r>
        <w:rPr>
          <w:i/>
          <w:vertAlign w:val="subscript"/>
        </w:rPr>
        <w:t>пр</w:t>
      </w:r>
      <w:r>
        <w:rPr>
          <w:i/>
        </w:rPr>
        <w:t xml:space="preserve"> = </w:t>
      </w:r>
      <w:r>
        <w:rPr>
          <w:i/>
          <w:lang w:val="en-US"/>
        </w:rPr>
        <w:t>6</w:t>
      </w:r>
      <w:r>
        <w:rPr>
          <w:i/>
        </w:rPr>
        <w:t>;</w:t>
      </w:r>
    </w:p>
    <w:p w14:paraId="084AF2A3" w14:textId="77777777" w:rsidR="00A75C5E" w:rsidRDefault="00A75C5E" w:rsidP="00A75C5E">
      <w:pPr>
        <w:pStyle w:val="affffffc"/>
        <w:ind w:firstLine="0"/>
        <w:jc w:val="center"/>
        <w:rPr>
          <w:i/>
        </w:rPr>
      </w:pPr>
      <w:r>
        <w:rPr>
          <w:i/>
          <w:position w:val="-30"/>
        </w:rPr>
        <w:object w:dxaOrig="4515" w:dyaOrig="675" w14:anchorId="7B60FFCA">
          <v:shape id="_x0000_i1029" type="#_x0000_t75" style="width:225.75pt;height:33.75pt" o:ole="" fillcolor="window">
            <v:imagedata r:id="rId55" o:title=""/>
          </v:shape>
          <o:OLEObject Type="Embed" ProgID="Equation.3" ShapeID="_x0000_i1029" DrawAspect="Content" ObjectID="_1684697906" r:id="rId56"/>
        </w:object>
      </w:r>
    </w:p>
    <w:p w14:paraId="3E4B19FA" w14:textId="77777777" w:rsidR="00A75C5E" w:rsidRDefault="00A75C5E" w:rsidP="00A75C5E">
      <w:pPr>
        <w:pStyle w:val="affffffc"/>
        <w:ind w:firstLine="0"/>
        <w:jc w:val="center"/>
        <w:rPr>
          <w:i/>
        </w:rPr>
      </w:pPr>
      <w:r>
        <w:rPr>
          <w:i/>
          <w:position w:val="-32"/>
        </w:rPr>
        <w:object w:dxaOrig="3240" w:dyaOrig="735" w14:anchorId="5341D64D">
          <v:shape id="_x0000_i1030" type="#_x0000_t75" style="width:161.25pt;height:36.75pt" o:ole="" fillcolor="window">
            <v:imagedata r:id="rId57" o:title=""/>
          </v:shape>
          <o:OLEObject Type="Embed" ProgID="Equation.3" ShapeID="_x0000_i1030" DrawAspect="Content" ObjectID="_1684697907" r:id="rId58"/>
        </w:object>
      </w:r>
      <w:r>
        <w:rPr>
          <w:i/>
        </w:rPr>
        <w:t>.</w:t>
      </w:r>
    </w:p>
    <w:p w14:paraId="62305F97" w14:textId="77777777" w:rsidR="00A75C5E" w:rsidRDefault="00A75C5E" w:rsidP="00A75C5E">
      <w:pPr>
        <w:pStyle w:val="affffffc"/>
      </w:pPr>
      <w:r>
        <w:t>Рассчитывают полную мощность проектируемой системы освещения:</w:t>
      </w:r>
    </w:p>
    <w:p w14:paraId="74D0008A" w14:textId="77777777" w:rsidR="00A75C5E" w:rsidRDefault="00A75C5E" w:rsidP="00A75C5E">
      <w:pPr>
        <w:pStyle w:val="affffffc"/>
        <w:ind w:firstLine="0"/>
        <w:jc w:val="center"/>
        <w:rPr>
          <w:lang w:val="en-US"/>
        </w:rPr>
      </w:pPr>
      <w:r>
        <w:rPr>
          <w:position w:val="-18"/>
        </w:rPr>
        <w:object w:dxaOrig="4515" w:dyaOrig="450" w14:anchorId="1FC733CC">
          <v:shape id="_x0000_i1031" type="#_x0000_t75" style="width:225.75pt;height:22.5pt" o:ole="" fillcolor="window">
            <v:imagedata r:id="rId59" o:title=""/>
          </v:shape>
          <o:OLEObject Type="Embed" ProgID="Equation.3" ShapeID="_x0000_i1031" DrawAspect="Content" ObjectID="_1684697908" r:id="rId60"/>
        </w:object>
      </w:r>
    </w:p>
    <w:p w14:paraId="6AB1A26B" w14:textId="77777777" w:rsidR="00A75C5E" w:rsidRDefault="00A75C5E" w:rsidP="00A75C5E">
      <w:pPr>
        <w:pStyle w:val="affffffc"/>
        <w:ind w:firstLine="0"/>
        <w:jc w:val="center"/>
        <w:rPr>
          <w:lang w:val="en-US"/>
        </w:rPr>
      </w:pPr>
      <w:r>
        <w:t>Ф</w:t>
      </w:r>
      <w:r>
        <w:rPr>
          <w:vertAlign w:val="subscript"/>
        </w:rPr>
        <w:t xml:space="preserve">2табл </w:t>
      </w:r>
      <w:r>
        <w:t xml:space="preserve">= </w:t>
      </w:r>
      <w:r>
        <w:rPr>
          <w:lang w:val="en-US"/>
        </w:rPr>
        <w:t>3865</w:t>
      </w:r>
      <w:r>
        <w:t>;</w:t>
      </w:r>
    </w:p>
    <w:p w14:paraId="3BB0DF7A" w14:textId="77777777" w:rsidR="00A75C5E" w:rsidRDefault="00A75C5E" w:rsidP="00A75C5E">
      <w:pPr>
        <w:pStyle w:val="affffffc"/>
        <w:ind w:firstLine="0"/>
        <w:jc w:val="center"/>
      </w:pPr>
      <w:r>
        <w:rPr>
          <w:position w:val="-30"/>
        </w:rPr>
        <w:object w:dxaOrig="4515" w:dyaOrig="675" w14:anchorId="381ADB32">
          <v:shape id="_x0000_i1032" type="#_x0000_t75" style="width:225.75pt;height:33.75pt" o:ole="" fillcolor="window">
            <v:imagedata r:id="rId61" o:title=""/>
          </v:shape>
          <o:OLEObject Type="Embed" ProgID="Equation.3" ShapeID="_x0000_i1032" DrawAspect="Content" ObjectID="_1684697909" r:id="rId62"/>
        </w:object>
      </w:r>
    </w:p>
    <w:p w14:paraId="0B7A27C9" w14:textId="77777777" w:rsidR="00A75C5E" w:rsidRDefault="00A75C5E" w:rsidP="00A75C5E">
      <w:pPr>
        <w:pStyle w:val="affffffc"/>
        <w:ind w:firstLine="0"/>
        <w:jc w:val="center"/>
      </w:pPr>
      <w:r>
        <w:t>n</w:t>
      </w:r>
      <w:r>
        <w:rPr>
          <w:vertAlign w:val="subscript"/>
          <w:lang w:val="en-US"/>
        </w:rPr>
        <w:t>2</w:t>
      </w:r>
      <w:r>
        <w:rPr>
          <w:vertAlign w:val="subscript"/>
        </w:rPr>
        <w:t>пр</w:t>
      </w:r>
      <w:r>
        <w:t xml:space="preserve"> = </w:t>
      </w:r>
      <w:r>
        <w:rPr>
          <w:lang w:val="en-US"/>
        </w:rPr>
        <w:t>6</w:t>
      </w:r>
      <w:r>
        <w:t>;</w:t>
      </w:r>
    </w:p>
    <w:p w14:paraId="6855030A" w14:textId="77777777" w:rsidR="00A75C5E" w:rsidRDefault="00A75C5E" w:rsidP="00A75C5E">
      <w:pPr>
        <w:pStyle w:val="affffffc"/>
        <w:ind w:firstLine="0"/>
        <w:jc w:val="center"/>
        <w:rPr>
          <w:lang w:val="en-US"/>
        </w:rPr>
      </w:pPr>
      <w:r>
        <w:rPr>
          <w:position w:val="-32"/>
        </w:rPr>
        <w:object w:dxaOrig="3195" w:dyaOrig="735" w14:anchorId="7957EEF1">
          <v:shape id="_x0000_i1033" type="#_x0000_t75" style="width:159.75pt;height:36.75pt" o:ole="" fillcolor="window">
            <v:imagedata r:id="rId63" o:title=""/>
          </v:shape>
          <o:OLEObject Type="Embed" ProgID="Equation.3" ShapeID="_x0000_i1033" DrawAspect="Content" ObjectID="_1684697910" r:id="rId64"/>
        </w:object>
      </w:r>
    </w:p>
    <w:p w14:paraId="2062793E" w14:textId="77777777" w:rsidR="00A75C5E" w:rsidRDefault="00A75C5E" w:rsidP="00A75C5E">
      <w:pPr>
        <w:pStyle w:val="affffffc"/>
      </w:pPr>
      <w:r>
        <w:t>Рассчитывают полную мощность проектируемой системы освещения:</w:t>
      </w:r>
    </w:p>
    <w:p w14:paraId="7CD1F47F" w14:textId="77777777" w:rsidR="00A75C5E" w:rsidRDefault="00A75C5E" w:rsidP="00A75C5E">
      <w:pPr>
        <w:pStyle w:val="affffffc"/>
        <w:ind w:firstLine="0"/>
        <w:jc w:val="center"/>
      </w:pPr>
      <w:r>
        <w:rPr>
          <w:position w:val="-18"/>
        </w:rPr>
        <w:object w:dxaOrig="4500" w:dyaOrig="450" w14:anchorId="3D769554">
          <v:shape id="_x0000_i1034" type="#_x0000_t75" style="width:225.75pt;height:22.5pt" o:ole="" fillcolor="window">
            <v:imagedata r:id="rId65" o:title=""/>
          </v:shape>
          <o:OLEObject Type="Embed" ProgID="Equation.3" ShapeID="_x0000_i1034" DrawAspect="Content" ObjectID="_1684697911" r:id="rId66"/>
        </w:object>
      </w:r>
    </w:p>
    <w:p w14:paraId="14ACEE67" w14:textId="77777777" w:rsidR="00A75C5E" w:rsidRPr="008C25C9" w:rsidRDefault="00A75C5E" w:rsidP="001E2D53">
      <w:pPr>
        <w:pStyle w:val="3"/>
        <w:numPr>
          <w:ilvl w:val="0"/>
          <w:numId w:val="0"/>
        </w:numPr>
        <w:ind w:left="720"/>
      </w:pPr>
      <w:bookmarkStart w:id="261" w:name="_Toc73879690"/>
      <w:bookmarkStart w:id="262" w:name="_Toc74085178"/>
      <w:r w:rsidRPr="008C25C9">
        <w:t>Микроклимат</w:t>
      </w:r>
      <w:bookmarkEnd w:id="261"/>
      <w:bookmarkEnd w:id="262"/>
    </w:p>
    <w:p w14:paraId="4942B331"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Вычислительная техника является источником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необходимые параметры микроклимата.</w:t>
      </w:r>
    </w:p>
    <w:p w14:paraId="1EE14D79" w14:textId="0DA0B34A"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Поскольку работа с ЭВМ при использовании разрабатываемого программного комплекса является основной, а также связана с нервно-эмоциональным напряжением, таким образом необходимо обеспечить оптимальные параметры микроклимата для работ 1а и 1б (табл</w:t>
      </w:r>
      <w:r w:rsidR="009D5547">
        <w:rPr>
          <w:color w:val="000000"/>
          <w:sz w:val="28"/>
          <w:szCs w:val="28"/>
        </w:rPr>
        <w:t xml:space="preserve">. </w:t>
      </w:r>
      <w:r w:rsidR="00DE7482">
        <w:rPr>
          <w:color w:val="000000"/>
          <w:sz w:val="28"/>
          <w:szCs w:val="28"/>
        </w:rPr>
        <w:t>Б</w:t>
      </w:r>
      <w:r w:rsidR="00663895">
        <w:rPr>
          <w:color w:val="000000"/>
          <w:sz w:val="28"/>
          <w:szCs w:val="28"/>
        </w:rPr>
        <w:t>.</w:t>
      </w:r>
      <w:r w:rsidR="009D5547">
        <w:rPr>
          <w:color w:val="000000"/>
          <w:sz w:val="28"/>
          <w:szCs w:val="28"/>
        </w:rPr>
        <w:t>1</w:t>
      </w:r>
      <w:r>
        <w:rPr>
          <w:color w:val="000000"/>
          <w:sz w:val="28"/>
          <w:szCs w:val="28"/>
        </w:rPr>
        <w:t>). Для этого рабочее помещение оборудуется системами отопления и кондиционирования.</w:t>
      </w:r>
    </w:p>
    <w:p w14:paraId="4465D94C" w14:textId="0E2B18A8" w:rsidR="00A75C5E" w:rsidRPr="000E6B46" w:rsidRDefault="009D5547" w:rsidP="00A75C5E">
      <w:pPr>
        <w:pStyle w:val="a9"/>
        <w:spacing w:before="0" w:beforeAutospacing="0" w:after="0" w:afterAutospacing="0" w:line="360" w:lineRule="auto"/>
        <w:ind w:firstLine="709"/>
        <w:jc w:val="right"/>
        <w:rPr>
          <w:b/>
          <w:color w:val="000000"/>
          <w:sz w:val="28"/>
          <w:szCs w:val="28"/>
        </w:rPr>
      </w:pPr>
      <w:r>
        <w:rPr>
          <w:b/>
          <w:color w:val="000000"/>
          <w:sz w:val="28"/>
          <w:szCs w:val="28"/>
        </w:rPr>
        <w:t xml:space="preserve">Таблица </w:t>
      </w:r>
      <w:r w:rsidR="00DE7482">
        <w:rPr>
          <w:b/>
          <w:color w:val="000000"/>
          <w:sz w:val="28"/>
          <w:szCs w:val="28"/>
        </w:rPr>
        <w:t>Б</w:t>
      </w:r>
      <w:r w:rsidR="00663895">
        <w:rPr>
          <w:b/>
          <w:color w:val="000000"/>
          <w:sz w:val="28"/>
          <w:szCs w:val="28"/>
        </w:rPr>
        <w:t>.</w:t>
      </w:r>
      <w:r>
        <w:rPr>
          <w:b/>
          <w:color w:val="000000"/>
          <w:sz w:val="28"/>
          <w:szCs w:val="28"/>
        </w:rPr>
        <w:t>1</w:t>
      </w:r>
    </w:p>
    <w:p w14:paraId="124E173F" w14:textId="77777777" w:rsidR="00A75C5E" w:rsidRDefault="00A75C5E" w:rsidP="00A75C5E">
      <w:pPr>
        <w:pStyle w:val="affffff4"/>
      </w:pPr>
      <w:r>
        <w:t>Оптимальные параметры микроклимата</w:t>
      </w:r>
    </w:p>
    <w:tbl>
      <w:tblPr>
        <w:tblStyle w:val="af9"/>
        <w:tblW w:w="0" w:type="auto"/>
        <w:tblLook w:val="04A0" w:firstRow="1" w:lastRow="0" w:firstColumn="1" w:lastColumn="0" w:noHBand="0" w:noVBand="1"/>
      </w:tblPr>
      <w:tblGrid>
        <w:gridCol w:w="1869"/>
        <w:gridCol w:w="1869"/>
        <w:gridCol w:w="1869"/>
        <w:gridCol w:w="1958"/>
        <w:gridCol w:w="1869"/>
      </w:tblGrid>
      <w:tr w:rsidR="00A75C5E" w14:paraId="635F4F82" w14:textId="77777777" w:rsidTr="005819D1">
        <w:tc>
          <w:tcPr>
            <w:tcW w:w="1869" w:type="dxa"/>
            <w:tcBorders>
              <w:top w:val="single" w:sz="4" w:space="0" w:color="auto"/>
              <w:left w:val="single" w:sz="4" w:space="0" w:color="auto"/>
              <w:bottom w:val="single" w:sz="4" w:space="0" w:color="auto"/>
              <w:right w:val="single" w:sz="4" w:space="0" w:color="auto"/>
            </w:tcBorders>
            <w:hideMark/>
          </w:tcPr>
          <w:p w14:paraId="58DE8F2C" w14:textId="77777777" w:rsidR="00A75C5E" w:rsidRDefault="00A75C5E" w:rsidP="005819D1">
            <w:pPr>
              <w:pStyle w:val="a9"/>
              <w:rPr>
                <w:color w:val="000000"/>
                <w:sz w:val="27"/>
                <w:szCs w:val="27"/>
                <w:lang w:eastAsia="en-US"/>
              </w:rPr>
            </w:pPr>
            <w:r>
              <w:rPr>
                <w:color w:val="000000"/>
                <w:sz w:val="27"/>
                <w:szCs w:val="27"/>
                <w:lang w:eastAsia="en-US"/>
              </w:rPr>
              <w:t>Период года</w:t>
            </w:r>
          </w:p>
        </w:tc>
        <w:tc>
          <w:tcPr>
            <w:tcW w:w="1869" w:type="dxa"/>
            <w:tcBorders>
              <w:top w:val="single" w:sz="4" w:space="0" w:color="auto"/>
              <w:left w:val="single" w:sz="4" w:space="0" w:color="auto"/>
              <w:bottom w:val="single" w:sz="4" w:space="0" w:color="auto"/>
              <w:right w:val="single" w:sz="4" w:space="0" w:color="auto"/>
            </w:tcBorders>
            <w:hideMark/>
          </w:tcPr>
          <w:p w14:paraId="6D27692B" w14:textId="77777777" w:rsidR="00A75C5E" w:rsidRDefault="00A75C5E" w:rsidP="005819D1">
            <w:pPr>
              <w:pStyle w:val="a9"/>
              <w:rPr>
                <w:color w:val="000000"/>
                <w:sz w:val="27"/>
                <w:szCs w:val="27"/>
                <w:lang w:eastAsia="en-US"/>
              </w:rPr>
            </w:pPr>
            <w:r>
              <w:rPr>
                <w:color w:val="000000"/>
                <w:sz w:val="27"/>
                <w:szCs w:val="27"/>
                <w:lang w:eastAsia="en-US"/>
              </w:rPr>
              <w:t>Категория работ по уровню энергозатрат</w:t>
            </w:r>
          </w:p>
        </w:tc>
        <w:tc>
          <w:tcPr>
            <w:tcW w:w="1869" w:type="dxa"/>
            <w:tcBorders>
              <w:top w:val="single" w:sz="4" w:space="0" w:color="auto"/>
              <w:left w:val="single" w:sz="4" w:space="0" w:color="auto"/>
              <w:bottom w:val="single" w:sz="4" w:space="0" w:color="auto"/>
              <w:right w:val="single" w:sz="4" w:space="0" w:color="auto"/>
            </w:tcBorders>
            <w:hideMark/>
          </w:tcPr>
          <w:p w14:paraId="1BFA7CD3" w14:textId="77777777" w:rsidR="00A75C5E" w:rsidRDefault="00A75C5E" w:rsidP="005819D1">
            <w:pPr>
              <w:pStyle w:val="a9"/>
              <w:rPr>
                <w:color w:val="000000"/>
                <w:sz w:val="27"/>
                <w:szCs w:val="27"/>
                <w:lang w:eastAsia="en-US"/>
              </w:rPr>
            </w:pPr>
            <w:r>
              <w:rPr>
                <w:color w:val="000000"/>
                <w:sz w:val="27"/>
                <w:szCs w:val="27"/>
                <w:lang w:eastAsia="en-US"/>
              </w:rPr>
              <w:t>Температура воздуха, (°C)</w:t>
            </w:r>
          </w:p>
        </w:tc>
        <w:tc>
          <w:tcPr>
            <w:tcW w:w="1869" w:type="dxa"/>
            <w:tcBorders>
              <w:top w:val="single" w:sz="4" w:space="0" w:color="auto"/>
              <w:left w:val="single" w:sz="4" w:space="0" w:color="auto"/>
              <w:bottom w:val="single" w:sz="4" w:space="0" w:color="auto"/>
              <w:right w:val="single" w:sz="4" w:space="0" w:color="auto"/>
            </w:tcBorders>
            <w:hideMark/>
          </w:tcPr>
          <w:p w14:paraId="73937B33" w14:textId="77777777" w:rsidR="00A75C5E" w:rsidRDefault="00A75C5E" w:rsidP="005819D1">
            <w:pPr>
              <w:pStyle w:val="a9"/>
              <w:rPr>
                <w:color w:val="000000"/>
                <w:sz w:val="27"/>
                <w:szCs w:val="27"/>
                <w:lang w:eastAsia="en-US"/>
              </w:rPr>
            </w:pPr>
            <w:r>
              <w:rPr>
                <w:color w:val="000000"/>
                <w:sz w:val="27"/>
                <w:szCs w:val="27"/>
                <w:lang w:eastAsia="en-US"/>
              </w:rPr>
              <w:t>Относительная влажность</w:t>
            </w:r>
          </w:p>
        </w:tc>
        <w:tc>
          <w:tcPr>
            <w:tcW w:w="1869" w:type="dxa"/>
            <w:tcBorders>
              <w:top w:val="single" w:sz="4" w:space="0" w:color="auto"/>
              <w:left w:val="single" w:sz="4" w:space="0" w:color="auto"/>
              <w:bottom w:val="single" w:sz="4" w:space="0" w:color="auto"/>
              <w:right w:val="single" w:sz="4" w:space="0" w:color="auto"/>
            </w:tcBorders>
            <w:hideMark/>
          </w:tcPr>
          <w:p w14:paraId="7BEA377A" w14:textId="77777777" w:rsidR="00A75C5E" w:rsidRDefault="00A75C5E" w:rsidP="005819D1">
            <w:pPr>
              <w:pStyle w:val="a9"/>
              <w:rPr>
                <w:color w:val="000000"/>
                <w:sz w:val="27"/>
                <w:szCs w:val="27"/>
                <w:lang w:eastAsia="en-US"/>
              </w:rPr>
            </w:pPr>
            <w:r>
              <w:rPr>
                <w:color w:val="000000"/>
                <w:sz w:val="27"/>
                <w:szCs w:val="27"/>
                <w:lang w:eastAsia="en-US"/>
              </w:rPr>
              <w:t>Скорость движения воздуха, (м/с)</w:t>
            </w:r>
          </w:p>
        </w:tc>
      </w:tr>
      <w:tr w:rsidR="00A75C5E" w14:paraId="3F0D8C87" w14:textId="77777777" w:rsidTr="005819D1">
        <w:tc>
          <w:tcPr>
            <w:tcW w:w="1869" w:type="dxa"/>
            <w:tcBorders>
              <w:top w:val="single" w:sz="4" w:space="0" w:color="auto"/>
              <w:left w:val="single" w:sz="4" w:space="0" w:color="auto"/>
              <w:bottom w:val="single" w:sz="4" w:space="0" w:color="auto"/>
              <w:right w:val="single" w:sz="4" w:space="0" w:color="auto"/>
            </w:tcBorders>
            <w:hideMark/>
          </w:tcPr>
          <w:p w14:paraId="5A7A28BC" w14:textId="77777777" w:rsidR="00A75C5E" w:rsidRDefault="00A75C5E" w:rsidP="005819D1">
            <w:pPr>
              <w:pStyle w:val="a9"/>
              <w:rPr>
                <w:color w:val="000000"/>
                <w:sz w:val="27"/>
                <w:szCs w:val="27"/>
                <w:lang w:eastAsia="en-US"/>
              </w:rPr>
            </w:pPr>
            <w:r>
              <w:rPr>
                <w:color w:val="000000"/>
                <w:sz w:val="27"/>
                <w:szCs w:val="27"/>
                <w:lang w:eastAsia="en-US"/>
              </w:rPr>
              <w:t>Холодный (ниже +10°C)</w:t>
            </w:r>
          </w:p>
        </w:tc>
        <w:tc>
          <w:tcPr>
            <w:tcW w:w="1869" w:type="dxa"/>
            <w:tcBorders>
              <w:top w:val="single" w:sz="4" w:space="0" w:color="auto"/>
              <w:left w:val="single" w:sz="4" w:space="0" w:color="auto"/>
              <w:bottom w:val="single" w:sz="4" w:space="0" w:color="auto"/>
              <w:right w:val="single" w:sz="4" w:space="0" w:color="auto"/>
            </w:tcBorders>
            <w:hideMark/>
          </w:tcPr>
          <w:p w14:paraId="1B798D77" w14:textId="77777777" w:rsidR="00A75C5E" w:rsidRDefault="00A75C5E" w:rsidP="005819D1">
            <w:pPr>
              <w:pStyle w:val="a9"/>
              <w:rPr>
                <w:color w:val="000000"/>
                <w:sz w:val="27"/>
                <w:szCs w:val="27"/>
                <w:lang w:eastAsia="en-US"/>
              </w:rPr>
            </w:pPr>
            <w:r>
              <w:rPr>
                <w:color w:val="000000"/>
                <w:sz w:val="27"/>
                <w:szCs w:val="27"/>
                <w:lang w:eastAsia="en-US"/>
              </w:rPr>
              <w:t>Iа (до 139)</w:t>
            </w:r>
          </w:p>
          <w:p w14:paraId="2134C78E"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
          <w:p w14:paraId="00D84458" w14:textId="77777777" w:rsidR="00A75C5E" w:rsidRDefault="00A75C5E" w:rsidP="005819D1">
            <w:pPr>
              <w:pStyle w:val="a9"/>
              <w:jc w:val="center"/>
              <w:rPr>
                <w:color w:val="000000"/>
                <w:sz w:val="27"/>
                <w:szCs w:val="27"/>
                <w:lang w:eastAsia="en-US"/>
              </w:rPr>
            </w:pPr>
            <w:r>
              <w:rPr>
                <w:color w:val="000000"/>
                <w:sz w:val="27"/>
                <w:szCs w:val="27"/>
                <w:lang w:eastAsia="en-US"/>
              </w:rPr>
              <w:t>22-24</w:t>
            </w:r>
          </w:p>
          <w:p w14:paraId="03C28876" w14:textId="77777777" w:rsidR="00A75C5E" w:rsidRDefault="00A75C5E" w:rsidP="005819D1">
            <w:pPr>
              <w:pStyle w:val="a9"/>
              <w:jc w:val="center"/>
              <w:rPr>
                <w:color w:val="000000"/>
                <w:sz w:val="27"/>
                <w:szCs w:val="27"/>
                <w:lang w:eastAsia="en-US"/>
              </w:rPr>
            </w:pPr>
            <w:r>
              <w:rPr>
                <w:color w:val="000000"/>
                <w:sz w:val="27"/>
                <w:szCs w:val="27"/>
                <w:lang w:eastAsia="en-US"/>
              </w:rPr>
              <w:t>21-23</w:t>
            </w:r>
          </w:p>
        </w:tc>
        <w:tc>
          <w:tcPr>
            <w:tcW w:w="1869" w:type="dxa"/>
            <w:tcBorders>
              <w:top w:val="single" w:sz="4" w:space="0" w:color="auto"/>
              <w:left w:val="single" w:sz="4" w:space="0" w:color="auto"/>
              <w:bottom w:val="single" w:sz="4" w:space="0" w:color="auto"/>
              <w:right w:val="single" w:sz="4" w:space="0" w:color="auto"/>
            </w:tcBorders>
            <w:hideMark/>
          </w:tcPr>
          <w:p w14:paraId="58F9DBF3"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0477F0C0"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085BA675" w14:textId="77777777" w:rsidR="00A75C5E" w:rsidRDefault="00A75C5E" w:rsidP="005819D1">
            <w:pPr>
              <w:pStyle w:val="a9"/>
              <w:rPr>
                <w:color w:val="000000"/>
                <w:sz w:val="27"/>
                <w:szCs w:val="27"/>
                <w:lang w:eastAsia="en-US"/>
              </w:rPr>
            </w:pPr>
          </w:p>
        </w:tc>
      </w:tr>
      <w:tr w:rsidR="00A75C5E" w14:paraId="11E1E467" w14:textId="77777777" w:rsidTr="005819D1">
        <w:tc>
          <w:tcPr>
            <w:tcW w:w="1869" w:type="dxa"/>
            <w:tcBorders>
              <w:top w:val="single" w:sz="4" w:space="0" w:color="auto"/>
              <w:left w:val="single" w:sz="4" w:space="0" w:color="auto"/>
              <w:bottom w:val="single" w:sz="4" w:space="0" w:color="auto"/>
              <w:right w:val="single" w:sz="4" w:space="0" w:color="auto"/>
            </w:tcBorders>
            <w:hideMark/>
          </w:tcPr>
          <w:p w14:paraId="05D4EF76" w14:textId="77777777" w:rsidR="00A75C5E" w:rsidRDefault="00A75C5E" w:rsidP="005819D1">
            <w:pPr>
              <w:pStyle w:val="a9"/>
              <w:rPr>
                <w:color w:val="000000"/>
                <w:sz w:val="27"/>
                <w:szCs w:val="27"/>
                <w:lang w:eastAsia="en-US"/>
              </w:rPr>
            </w:pPr>
            <w:r>
              <w:rPr>
                <w:color w:val="000000"/>
                <w:sz w:val="27"/>
                <w:szCs w:val="27"/>
                <w:lang w:eastAsia="en-US"/>
              </w:rPr>
              <w:t>Теплый (+10°C и выше)</w:t>
            </w:r>
          </w:p>
        </w:tc>
        <w:tc>
          <w:tcPr>
            <w:tcW w:w="1869" w:type="dxa"/>
            <w:tcBorders>
              <w:top w:val="single" w:sz="4" w:space="0" w:color="auto"/>
              <w:left w:val="single" w:sz="4" w:space="0" w:color="auto"/>
              <w:bottom w:val="single" w:sz="4" w:space="0" w:color="auto"/>
              <w:right w:val="single" w:sz="4" w:space="0" w:color="auto"/>
            </w:tcBorders>
            <w:hideMark/>
          </w:tcPr>
          <w:p w14:paraId="54F3423B" w14:textId="77777777" w:rsidR="00A75C5E" w:rsidRDefault="00A75C5E" w:rsidP="005819D1">
            <w:pPr>
              <w:pStyle w:val="a9"/>
              <w:rPr>
                <w:color w:val="000000"/>
                <w:sz w:val="27"/>
                <w:szCs w:val="27"/>
                <w:lang w:eastAsia="en-US"/>
              </w:rPr>
            </w:pPr>
            <w:r>
              <w:rPr>
                <w:color w:val="000000"/>
                <w:sz w:val="27"/>
                <w:szCs w:val="27"/>
                <w:lang w:eastAsia="en-US"/>
              </w:rPr>
              <w:t>Iа (до 139)</w:t>
            </w:r>
          </w:p>
          <w:p w14:paraId="1340AC66"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
          <w:p w14:paraId="33228C2A" w14:textId="77777777" w:rsidR="00A75C5E" w:rsidRDefault="00A75C5E" w:rsidP="005819D1">
            <w:pPr>
              <w:pStyle w:val="a9"/>
              <w:jc w:val="center"/>
              <w:rPr>
                <w:color w:val="000000"/>
                <w:sz w:val="27"/>
                <w:szCs w:val="27"/>
                <w:lang w:eastAsia="en-US"/>
              </w:rPr>
            </w:pPr>
            <w:r>
              <w:rPr>
                <w:color w:val="000000"/>
                <w:sz w:val="27"/>
                <w:szCs w:val="27"/>
                <w:lang w:eastAsia="en-US"/>
              </w:rPr>
              <w:t>23-25</w:t>
            </w:r>
          </w:p>
          <w:p w14:paraId="4F67E932" w14:textId="77777777" w:rsidR="00A75C5E" w:rsidRDefault="00A75C5E" w:rsidP="005819D1">
            <w:pPr>
              <w:pStyle w:val="a9"/>
              <w:jc w:val="center"/>
              <w:rPr>
                <w:color w:val="000000"/>
                <w:sz w:val="27"/>
                <w:szCs w:val="27"/>
                <w:lang w:eastAsia="en-US"/>
              </w:rPr>
            </w:pPr>
            <w:r>
              <w:rPr>
                <w:color w:val="000000"/>
                <w:sz w:val="27"/>
                <w:szCs w:val="27"/>
                <w:lang w:eastAsia="en-US"/>
              </w:rPr>
              <w:t>22-24</w:t>
            </w:r>
          </w:p>
        </w:tc>
        <w:tc>
          <w:tcPr>
            <w:tcW w:w="1869" w:type="dxa"/>
            <w:tcBorders>
              <w:top w:val="single" w:sz="4" w:space="0" w:color="auto"/>
              <w:left w:val="single" w:sz="4" w:space="0" w:color="auto"/>
              <w:bottom w:val="single" w:sz="4" w:space="0" w:color="auto"/>
              <w:right w:val="single" w:sz="4" w:space="0" w:color="auto"/>
            </w:tcBorders>
            <w:hideMark/>
          </w:tcPr>
          <w:p w14:paraId="6069F702"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5C35EB61"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1B93D869" w14:textId="77777777" w:rsidR="00A75C5E" w:rsidRDefault="00A75C5E" w:rsidP="005819D1">
            <w:pPr>
              <w:pStyle w:val="a9"/>
              <w:rPr>
                <w:color w:val="000000"/>
                <w:sz w:val="27"/>
                <w:szCs w:val="27"/>
                <w:lang w:eastAsia="en-US"/>
              </w:rPr>
            </w:pPr>
          </w:p>
        </w:tc>
      </w:tr>
    </w:tbl>
    <w:p w14:paraId="2203F5FF" w14:textId="77777777" w:rsidR="00A75C5E" w:rsidRDefault="00A75C5E" w:rsidP="00A75C5E">
      <w:pPr>
        <w:pStyle w:val="affffffc"/>
        <w:tabs>
          <w:tab w:val="center" w:pos="4677"/>
          <w:tab w:val="left" w:pos="7815"/>
        </w:tabs>
        <w:ind w:firstLine="0"/>
        <w:jc w:val="left"/>
        <w:rPr>
          <w:rStyle w:val="affffffd"/>
        </w:rPr>
      </w:pPr>
    </w:p>
    <w:p w14:paraId="13865ECD" w14:textId="77777777" w:rsidR="00A75C5E" w:rsidRDefault="00A75C5E" w:rsidP="001E2D53">
      <w:pPr>
        <w:pStyle w:val="3"/>
        <w:numPr>
          <w:ilvl w:val="0"/>
          <w:numId w:val="0"/>
        </w:numPr>
        <w:ind w:left="720"/>
      </w:pPr>
      <w:bookmarkStart w:id="263" w:name="_Toc73879691"/>
      <w:bookmarkStart w:id="264" w:name="_Toc74085179"/>
      <w:r>
        <w:t>Влияние ЭВМ на организм</w:t>
      </w:r>
      <w:bookmarkEnd w:id="263"/>
      <w:bookmarkEnd w:id="264"/>
    </w:p>
    <w:p w14:paraId="2C4F33A4" w14:textId="5F4FCD5D" w:rsidR="00A75C5E" w:rsidRDefault="00A75C5E" w:rsidP="00A75C5E">
      <w:pPr>
        <w:pStyle w:val="aff0"/>
      </w:pPr>
      <w:r>
        <w:t>Рассмотрим основные вредные факторы, действующие на человека за компьютером:</w:t>
      </w:r>
    </w:p>
    <w:p w14:paraId="757CEA39" w14:textId="77777777" w:rsidR="00A75C5E" w:rsidRDefault="00A75C5E" w:rsidP="00E87833">
      <w:pPr>
        <w:pStyle w:val="a0"/>
        <w:numPr>
          <w:ilvl w:val="0"/>
          <w:numId w:val="30"/>
        </w:numPr>
      </w:pPr>
      <w:r>
        <w:t>сидячее положение в течение длительного времени;</w:t>
      </w:r>
    </w:p>
    <w:p w14:paraId="54329021" w14:textId="77777777" w:rsidR="00A75C5E" w:rsidRDefault="00A75C5E" w:rsidP="00E87833">
      <w:pPr>
        <w:pStyle w:val="a0"/>
        <w:numPr>
          <w:ilvl w:val="0"/>
          <w:numId w:val="30"/>
        </w:numPr>
      </w:pPr>
      <w:r>
        <w:t>воздействие электромагнитного излучения монитора;</w:t>
      </w:r>
    </w:p>
    <w:p w14:paraId="32D032E8" w14:textId="77777777" w:rsidR="00A75C5E" w:rsidRDefault="00A75C5E" w:rsidP="00E87833">
      <w:pPr>
        <w:pStyle w:val="a0"/>
        <w:numPr>
          <w:ilvl w:val="0"/>
          <w:numId w:val="30"/>
        </w:numPr>
      </w:pPr>
      <w:r>
        <w:t>утомление глаз, нагрузка на зрение;</w:t>
      </w:r>
    </w:p>
    <w:p w14:paraId="783DBDDA" w14:textId="77777777" w:rsidR="00A75C5E" w:rsidRDefault="00A75C5E" w:rsidP="00E87833">
      <w:pPr>
        <w:pStyle w:val="a0"/>
        <w:numPr>
          <w:ilvl w:val="0"/>
          <w:numId w:val="33"/>
        </w:numPr>
      </w:pPr>
      <w:r>
        <w:t>перегрузка суставов кистей;</w:t>
      </w:r>
    </w:p>
    <w:p w14:paraId="73A950A6" w14:textId="77777777" w:rsidR="00A75C5E" w:rsidRDefault="00A75C5E" w:rsidP="00E87833">
      <w:pPr>
        <w:pStyle w:val="a0"/>
        <w:numPr>
          <w:ilvl w:val="0"/>
          <w:numId w:val="33"/>
        </w:numPr>
      </w:pPr>
      <w:r>
        <w:t>стресс при потере информации.</w:t>
      </w:r>
    </w:p>
    <w:p w14:paraId="4187E545" w14:textId="77777777" w:rsidR="00A75C5E" w:rsidRDefault="00A75C5E" w:rsidP="00A75C5E">
      <w:r>
        <w:t>Одним из наиболее распространенных источников электромагнитного излучения является компьютер. Наибольшее излучение не со стороны монитора, а со стороны задней стенки.</w:t>
      </w:r>
    </w:p>
    <w:p w14:paraId="15735060" w14:textId="77777777" w:rsidR="00A75C5E" w:rsidRDefault="00A75C5E" w:rsidP="00A75C5E">
      <w:r>
        <w:t xml:space="preserve">Изучение возможных последствий воздействия на организм человека находится еще в начале своего пути, однако имеется довольно много убедительных доказательств об опасности для здоровья, особенно электромагнитных полей низкой частоты. </w:t>
      </w:r>
    </w:p>
    <w:p w14:paraId="03DF3138" w14:textId="77777777" w:rsidR="00A75C5E" w:rsidRDefault="00A75C5E" w:rsidP="00A75C5E">
      <w:r>
        <w:t xml:space="preserve">Многим пользователям ПК, обратившимся к грамотному окулисту с жалобами на "ухудшение зрения от работы за компьютером", всего лишь не </w:t>
      </w:r>
      <w:r>
        <w:lastRenderedPageBreak/>
        <w:t>хватало в организме витамина А, который есть практически в любой аптеке. Симптомы отсутствия витамина А общеизвестны - это чрезмерная чувствительность к яркому свету и, особенно, ухудшение сумеречного зрения. Эти симптомы принято связывать с компьютером в основном из-за того, что компьютер (при неправильном использовании) повышает потребность глаз в витамине А. Когда пользователь набивает большие объема текста не "вслепую", а глядя то на слабо освещенную клавиатуру, то на сильно освещенный монитор (пусть даже самый безопасный), то для глаз пользователя это является большим испытанием. Зрачки постоянно то сужаются, то расширяются и не успевают настроиться под имеющееся количество света, поэтому и глаза вынуждены работать в "разогнанном режиме".</w:t>
      </w:r>
    </w:p>
    <w:p w14:paraId="246FE99E" w14:textId="77777777" w:rsidR="00A75C5E" w:rsidRDefault="00A75C5E" w:rsidP="00A75C5E">
      <w:r>
        <w:t>Характерные для программистов боли в пояснице и в основании шеи запросто могут привести к болезням вен и суставов конечностей. "Синдром программиста" (боли между лопатками) представляет опасность для сердца и легких. Он обычно сопровождается спазмом трапециевидных мышц, которые в попытках спасти позвоночник пережимают артерии, идущие к мозгу (помните давящие боли в затылке). Чуть выше может защемиться нерв, идущий к лицу и среди прочего контролирующий глаза, именно так и появляется временное ухудшение зрения, которое не лечится очками, но проходит после работы с позвоночником на специальном тренажере. Боли в середине спины, на стыке грудного и поясничного отделов, обещают пользователю гастрит, а то и язву желудка, но задолго до этого обеспечивают беспричинным "общим утомлением".</w:t>
      </w:r>
    </w:p>
    <w:p w14:paraId="71E6B8C2" w14:textId="3D332B14" w:rsidR="00A75C5E" w:rsidRDefault="00A75C5E" w:rsidP="003E5737">
      <w:r>
        <w:t xml:space="preserve">В целях предотвращения негативных </w:t>
      </w:r>
      <w:r w:rsidR="009D5547">
        <w:t>последствий рекомендуется раз в 40-</w:t>
      </w:r>
      <w:r>
        <w:t>45 минут сделать перерыв. Необходимо встать, пройтись, подвигаться, потянуться (наклоны особенно хороши), выполнить гимнастические упражнения.</w:t>
      </w:r>
    </w:p>
    <w:p w14:paraId="3B4AD0C1" w14:textId="77777777" w:rsidR="00A75C5E" w:rsidRDefault="00A75C5E" w:rsidP="00A75C5E">
      <w:pPr>
        <w:pStyle w:val="aff0"/>
        <w:rPr>
          <w:shd w:val="clear" w:color="auto" w:fill="FFFFFF"/>
        </w:rPr>
      </w:pPr>
      <w:r>
        <w:rPr>
          <w:shd w:val="clear" w:color="auto" w:fill="FFFFFF"/>
        </w:rPr>
        <w:t xml:space="preserve">Для снятия статического и нервно-эмоционального напряжения можно использовать обычные физические упражнения, преимущественно для верхней части туловища (рывки руками, повороты, «рубка дров» и т.д. Для снятия напряжения зрения рекомендуется зрительная гимнастика. Даже при небольшой </w:t>
      </w:r>
      <w:r>
        <w:rPr>
          <w:shd w:val="clear" w:color="auto" w:fill="FFFFFF"/>
        </w:rPr>
        <w:lastRenderedPageBreak/>
        <w:t>ее продолжительности (1 мин), но регулярном проведении, она является эффективным мероприятием профилактики утомления. Эффективность зрительной гимнастики объясняется тем, что при выполнении специальных упражнений (описаны ниже) обеспечивается периодическое переключение зрения с ближнего на дальнее, снимается напряжение с цилиарной мышцы глаза, активизируются восстановительные процессы аккомодационного аппарата глаза, в результате чего функция зрения нормализуется. Кроме того, есть специальное упражнение (с меткой на стекле), предназначенное для тренировки и развития аккомодационной функции глаза.</w:t>
      </w:r>
    </w:p>
    <w:p w14:paraId="403753B4" w14:textId="77777777" w:rsidR="00A75C5E" w:rsidRDefault="00A75C5E" w:rsidP="00A75C5E">
      <w:pPr>
        <w:pStyle w:val="aff0"/>
        <w:rPr>
          <w:sz w:val="20"/>
          <w:szCs w:val="20"/>
        </w:rPr>
      </w:pPr>
      <w:r>
        <w:t>Упражнения выполняются сидя или стоя, отвернувшись от экрана при ритмичном дыхании, с максимальной амплитудой движения глаз.</w:t>
      </w:r>
    </w:p>
    <w:p w14:paraId="25930732" w14:textId="77777777" w:rsidR="00A75C5E" w:rsidRDefault="00A75C5E" w:rsidP="00A75C5E">
      <w:pPr>
        <w:pStyle w:val="-"/>
        <w:rPr>
          <w:sz w:val="20"/>
          <w:szCs w:val="20"/>
        </w:rPr>
      </w:pPr>
      <w:r>
        <w:t>Упражнения для глаз:</w:t>
      </w:r>
    </w:p>
    <w:p w14:paraId="1487C4BC" w14:textId="77777777" w:rsidR="00A75C5E" w:rsidRPr="008D5EAA" w:rsidRDefault="00A75C5E" w:rsidP="00E87833">
      <w:pPr>
        <w:pStyle w:val="a0"/>
        <w:numPr>
          <w:ilvl w:val="0"/>
          <w:numId w:val="44"/>
        </w:numPr>
        <w:ind w:left="1066" w:hanging="357"/>
      </w:pPr>
      <w:r w:rsidRPr="008D5EAA">
        <w:t>закрыть глаза, сильно напрягая глазные мышцы, на счет 1 - 4, затем раскрыть глаза, расслабив мышцы глаз, посмотреть вдаль на счет 1 - 6. Повторить 4 - 5 раз;</w:t>
      </w:r>
    </w:p>
    <w:p w14:paraId="37932349" w14:textId="77777777" w:rsidR="00A75C5E" w:rsidRPr="008D5EAA" w:rsidRDefault="00A75C5E" w:rsidP="00E87833">
      <w:pPr>
        <w:pStyle w:val="a0"/>
        <w:numPr>
          <w:ilvl w:val="0"/>
          <w:numId w:val="44"/>
        </w:numPr>
        <w:ind w:left="1066" w:hanging="357"/>
      </w:pPr>
      <w:r w:rsidRPr="008D5EAA">
        <w:t>посмотреть на переносицу и задержать в</w:t>
      </w:r>
      <w:r>
        <w:t xml:space="preserve">зор на счет 1 - 4. До усталости </w:t>
      </w:r>
      <w:r w:rsidRPr="008D5EAA">
        <w:t>глаза не доводить. Затем открыть глаза, посмотреть вдаль на счет 1 - 6. Повторить 4 - 5 раз;</w:t>
      </w:r>
    </w:p>
    <w:p w14:paraId="22BD69D5" w14:textId="77777777" w:rsidR="00A75C5E" w:rsidRPr="008D5EAA" w:rsidRDefault="00A75C5E" w:rsidP="00E87833">
      <w:pPr>
        <w:pStyle w:val="a0"/>
        <w:numPr>
          <w:ilvl w:val="0"/>
          <w:numId w:val="44"/>
        </w:numPr>
        <w:ind w:left="1066" w:hanging="357"/>
      </w:pPr>
      <w:r w:rsidRPr="008D5EAA">
        <w:t>не поворачивая головы, посмотреть направо и зафиксировать взгляд на счет 1 - 4, затем посмотреть вдаль прямо на счет 1 - 6. Аналогичным образом проводятся упражнения, но с фиксацией взгляда влево, вверх и вниз. Повторить 3 - 4 раза;</w:t>
      </w:r>
    </w:p>
    <w:p w14:paraId="5791E0B3" w14:textId="77777777" w:rsidR="00A75C5E" w:rsidRPr="008D5EAA" w:rsidRDefault="00A75C5E" w:rsidP="00E87833">
      <w:pPr>
        <w:pStyle w:val="a0"/>
        <w:numPr>
          <w:ilvl w:val="0"/>
          <w:numId w:val="44"/>
        </w:numPr>
        <w:ind w:left="1066" w:hanging="357"/>
      </w:pPr>
      <w:r w:rsidRPr="008D5EAA">
        <w:t>перенести взгляд быстро по диагонали: направо вверх - налево вниз, потом прямо вдаль на счет 1 - 6; затем налево вверх направо вниз и посмотреть вдаль на счет 1 - 6. Повторить 4 - 5 раз.</w:t>
      </w:r>
    </w:p>
    <w:p w14:paraId="12662871" w14:textId="77777777" w:rsidR="00A75C5E" w:rsidRDefault="00A75C5E" w:rsidP="009D5547">
      <w:pPr>
        <w:shd w:val="clear" w:color="auto" w:fill="FFFFFF"/>
        <w:ind w:firstLine="709"/>
        <w:rPr>
          <w:bCs/>
          <w:color w:val="000000"/>
          <w:szCs w:val="28"/>
        </w:rPr>
      </w:pPr>
      <w:r>
        <w:rPr>
          <w:bCs/>
          <w:color w:val="000000"/>
          <w:szCs w:val="28"/>
        </w:rPr>
        <w:t>Упражнение для снятия локального утомления:</w:t>
      </w:r>
    </w:p>
    <w:p w14:paraId="742A42BA" w14:textId="77777777" w:rsidR="00A75C5E" w:rsidRDefault="00A75C5E" w:rsidP="00E87833">
      <w:pPr>
        <w:pStyle w:val="a7"/>
        <w:numPr>
          <w:ilvl w:val="0"/>
          <w:numId w:val="28"/>
        </w:numPr>
        <w:shd w:val="clear" w:color="auto" w:fill="FFFFFF"/>
        <w:ind w:left="1066" w:hanging="357"/>
        <w:rPr>
          <w:color w:val="000000"/>
          <w:szCs w:val="28"/>
        </w:rPr>
      </w:pPr>
      <w:r>
        <w:rPr>
          <w:color w:val="000000"/>
          <w:szCs w:val="28"/>
        </w:rPr>
        <w:t>и. п. - о. с. 1 - 2 - встать на носки, руки вверх-наружу, потянуться вверх за руками, 3 - 4 - дугами в стороны руки вниз и расслабленно скрестить перед грудью, голову наклонить вперед. Повторить 6 - 8 раз. Темп быстрый;</w:t>
      </w:r>
    </w:p>
    <w:p w14:paraId="144EC4F2" w14:textId="77777777" w:rsidR="00A75C5E" w:rsidRDefault="00A75C5E" w:rsidP="00E87833">
      <w:pPr>
        <w:pStyle w:val="a7"/>
        <w:numPr>
          <w:ilvl w:val="0"/>
          <w:numId w:val="28"/>
        </w:numPr>
        <w:shd w:val="clear" w:color="auto" w:fill="FFFFFF"/>
        <w:ind w:left="1066" w:hanging="357"/>
        <w:rPr>
          <w:color w:val="000000"/>
          <w:szCs w:val="28"/>
        </w:rPr>
      </w:pPr>
      <w:r>
        <w:rPr>
          <w:color w:val="000000"/>
          <w:szCs w:val="28"/>
        </w:rPr>
        <w:lastRenderedPageBreak/>
        <w:t>и. п. - стойка ноги врозь, руки вперед, 1 - поворот туловища направо, мах левой рукой вправо, правой назад за спину. 2 и. п. 3 - 4 - то же в другую сторону. Упражнения выполняются размашисто, динамично. Повторить 6 - 8 раз. Темп быстрый;</w:t>
      </w:r>
    </w:p>
    <w:p w14:paraId="2CE636A1" w14:textId="77777777" w:rsidR="00A75C5E" w:rsidRDefault="00A75C5E" w:rsidP="00E87833">
      <w:pPr>
        <w:pStyle w:val="a7"/>
        <w:numPr>
          <w:ilvl w:val="0"/>
          <w:numId w:val="28"/>
        </w:numPr>
        <w:shd w:val="clear" w:color="auto" w:fill="FFFFFF"/>
        <w:ind w:left="1066" w:hanging="357"/>
        <w:rPr>
          <w:color w:val="000000"/>
          <w:szCs w:val="28"/>
        </w:rPr>
      </w:pPr>
      <w:r>
        <w:rPr>
          <w:color w:val="000000"/>
          <w:szCs w:val="28"/>
        </w:rPr>
        <w:t>и. п. 1 - согнуть правую ногу вперед и, обхватив голень руками, притянуть ногу к животу. 2 - приставить ногу, руки вверх-наружу, 3 - 4 - то же другой ногой. Повторить 6 - 8 раз. Темп средний.</w:t>
      </w:r>
    </w:p>
    <w:p w14:paraId="16CA999B" w14:textId="77777777" w:rsidR="00A75C5E" w:rsidRDefault="00A75C5E" w:rsidP="00A75C5E">
      <w:pPr>
        <w:shd w:val="clear" w:color="auto" w:fill="FFFFFF"/>
        <w:spacing w:before="120" w:after="120"/>
        <w:ind w:firstLine="0"/>
        <w:rPr>
          <w:color w:val="000000"/>
          <w:szCs w:val="28"/>
        </w:rPr>
      </w:pPr>
      <w:r>
        <w:rPr>
          <w:b/>
          <w:bCs/>
          <w:color w:val="000000"/>
          <w:szCs w:val="28"/>
        </w:rPr>
        <w:tab/>
      </w:r>
      <w:r>
        <w:rPr>
          <w:bCs/>
          <w:color w:val="000000"/>
          <w:szCs w:val="28"/>
        </w:rPr>
        <w:t>Упражнение для улучшения кровообращения мозгового кровообращения:</w:t>
      </w:r>
    </w:p>
    <w:p w14:paraId="75737DFC" w14:textId="77777777" w:rsidR="00A75C5E" w:rsidRDefault="00A75C5E" w:rsidP="00E87833">
      <w:pPr>
        <w:pStyle w:val="a7"/>
        <w:numPr>
          <w:ilvl w:val="0"/>
          <w:numId w:val="29"/>
        </w:numPr>
        <w:shd w:val="clear" w:color="auto" w:fill="FFFFFF"/>
        <w:ind w:left="1066" w:hanging="357"/>
        <w:rPr>
          <w:color w:val="000000"/>
          <w:szCs w:val="28"/>
        </w:rPr>
      </w:pPr>
      <w:r>
        <w:rPr>
          <w:color w:val="000000"/>
          <w:szCs w:val="28"/>
        </w:rPr>
        <w:t>и. п. - о. с. 1 - руки за голову; локти развести, голову наклонить назад. 2 - локти вперед, 3 - 4 - руки расслабленно вниз, голову наклонить вперед. Повторить 4 - 6 раз. Темп медленный;</w:t>
      </w:r>
    </w:p>
    <w:p w14:paraId="6AB532F7" w14:textId="77777777" w:rsidR="00A75C5E" w:rsidRDefault="00A75C5E" w:rsidP="00E87833">
      <w:pPr>
        <w:pStyle w:val="a7"/>
        <w:numPr>
          <w:ilvl w:val="0"/>
          <w:numId w:val="29"/>
        </w:numPr>
        <w:shd w:val="clear" w:color="auto" w:fill="FFFFFF"/>
        <w:ind w:left="1066" w:hanging="357"/>
        <w:rPr>
          <w:color w:val="000000"/>
          <w:szCs w:val="28"/>
        </w:rPr>
      </w:pPr>
      <w:r>
        <w:rPr>
          <w:color w:val="000000"/>
          <w:szCs w:val="28"/>
        </w:rPr>
        <w:t>и. п. - стойка ноги врозь, кисти в кулаках. 1 - мах левой рукой назад, правой вверх - назад. 2 - встречными махами переменить положение рук. Махи заканчивать рывками руками назад. Повторить 6 - 8 раз. Темп средний;</w:t>
      </w:r>
    </w:p>
    <w:p w14:paraId="447128D6" w14:textId="77777777" w:rsidR="00A75C5E" w:rsidRDefault="00A75C5E" w:rsidP="00E87833">
      <w:pPr>
        <w:pStyle w:val="a7"/>
        <w:numPr>
          <w:ilvl w:val="0"/>
          <w:numId w:val="29"/>
        </w:numPr>
        <w:shd w:val="clear" w:color="auto" w:fill="FFFFFF"/>
        <w:ind w:left="1066" w:hanging="357"/>
        <w:rPr>
          <w:color w:val="000000"/>
          <w:szCs w:val="28"/>
        </w:rPr>
      </w:pPr>
      <w:r>
        <w:rPr>
          <w:color w:val="000000"/>
          <w:szCs w:val="28"/>
        </w:rPr>
        <w:t>и. п. - сидя на стуле. 1 - 2 отвести голову назад и плавно наклонить назад. 3 - 4 - голову наклонить вперед, плечи не поднимать. Повторить 4 - 6 раз. Темп медленный.</w:t>
      </w:r>
    </w:p>
    <w:p w14:paraId="4438844A" w14:textId="77777777" w:rsidR="00A75C5E" w:rsidRDefault="00A75C5E" w:rsidP="00A75C5E">
      <w:pPr>
        <w:pStyle w:val="aff0"/>
        <w:rPr>
          <w:color w:val="000000"/>
          <w:szCs w:val="28"/>
        </w:rPr>
      </w:pPr>
      <w:r>
        <w:rPr>
          <w:color w:val="000000"/>
          <w:szCs w:val="28"/>
        </w:rPr>
        <w:t>Наклоны и повороты головы оказывают механическое воздействие на стенки шейных кровеносных сосудов, повышают их эластичность; раздражение вестибулярного аппарата вызывают расширение кровеносных сосудов головного мозга. Дыхательные упражнения, особенно дыхание через нос, изменяют их кровенаполнение. Все это усиливает мозговое кровообращение, повышает его интенсивность и облегчает умственную деятельность.</w:t>
      </w:r>
    </w:p>
    <w:p w14:paraId="4737EFF6" w14:textId="77777777" w:rsidR="00A75C5E" w:rsidRDefault="00A75C5E" w:rsidP="001E2D53">
      <w:pPr>
        <w:pStyle w:val="3"/>
        <w:numPr>
          <w:ilvl w:val="0"/>
          <w:numId w:val="0"/>
        </w:numPr>
        <w:ind w:left="720"/>
        <w:rPr>
          <w:color w:val="000000"/>
        </w:rPr>
      </w:pPr>
      <w:bookmarkStart w:id="265" w:name="_Toc73879692"/>
      <w:bookmarkStart w:id="266" w:name="_Toc74085180"/>
      <w:r>
        <w:t>Пожарная безопасность</w:t>
      </w:r>
      <w:bookmarkEnd w:id="265"/>
      <w:bookmarkEnd w:id="266"/>
    </w:p>
    <w:p w14:paraId="47FD8B7B"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 процессе эксплуатации ПК существует опасность возникновения пожара, в связи с чем существует необходимость проведения мер по его предотвращению. Пожарная безопасность представляет собой комплекс действий по предупреждению опасности возникновения пожаров и взрывов, а также, в случае их возникновения, мер по их ликвидации.</w:t>
      </w:r>
    </w:p>
    <w:p w14:paraId="64DCC2BA"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lastRenderedPageBreak/>
        <w:t>Источником пожара могут быть электрические схемы ЭВМ, устройства электропитания, расположенные в непосредственной близости друг от друга коммуникационные кабели и прочее.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 Также нельзя располагать ПК вблизи источников тепла. Устанавливать системные блоки необходимо так, чтобы задняя и боковые стенки стояли не менее чем на 0,2 м от других предметов. На экраны дисплеев не должны падать прямые солнечные лучи.</w:t>
      </w:r>
    </w:p>
    <w:p w14:paraId="042739A2"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Важную роль в обеспечении пожарной безопасности играет обучение и инструктирование персонала при прохождении пожарно-технического минимума (ПТМ). Для этого приказом руководителя необходимо определить порядок и сроки прохождения противопожарного инструктажа и пожарно-технического минимума, а также назначить лиц, ответственных за их проведение. Проводя инструктаж по ПТМ следует: рассказать сотрудникам о мерах предотвращения пожаров и загораний, указать место для курения, проинформировать о действиях при пожаре, свойствах горючих материалов, ознакомить с местом нахождения и инструкцией использования огнетушителя, показать ближайший телефон и прочее.</w:t>
      </w:r>
    </w:p>
    <w:p w14:paraId="6FDAAA14"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 офисном помещении обязательно на видном месте должна располагаться «Схема эвакуации людей при пожаре», регламентирующая действия персонала при возникновении очага-возгорания. В помещении нельзя использовать установки для тушения пожара с применением воды, пены, сухих химических порошков. В обязательном порядке должен присутствовать углекислотный огнетушитель (ОУ-2), относящийся к первичному средству огнетушения. Их использование предназначено для тушения загораний электрооборудования, находящегося под напряжением до 1000 В.</w:t>
      </w:r>
    </w:p>
    <w:p w14:paraId="32BBC43E" w14:textId="77777777" w:rsidR="00A75C5E" w:rsidRDefault="00A75C5E" w:rsidP="00A75C5E">
      <w:pPr>
        <w:pStyle w:val="aff0"/>
        <w:rPr>
          <w:color w:val="000000"/>
          <w:szCs w:val="28"/>
        </w:rPr>
      </w:pPr>
      <w:r>
        <w:rPr>
          <w:color w:val="000000"/>
          <w:szCs w:val="28"/>
        </w:rPr>
        <w:lastRenderedPageBreak/>
        <w:t>Средством обнаружения и оповещения при пожаре являются датчики, которые устанавливаются на потолке и в вытяжных воздуховодах.</w:t>
      </w:r>
    </w:p>
    <w:p w14:paraId="6864457A" w14:textId="77777777" w:rsidR="00A75C5E" w:rsidRDefault="00A75C5E" w:rsidP="001E2D53">
      <w:pPr>
        <w:pStyle w:val="3"/>
        <w:numPr>
          <w:ilvl w:val="0"/>
          <w:numId w:val="0"/>
        </w:numPr>
        <w:ind w:left="720"/>
        <w:rPr>
          <w:color w:val="000000"/>
        </w:rPr>
      </w:pPr>
      <w:bookmarkStart w:id="267" w:name="_Toc73879693"/>
      <w:bookmarkStart w:id="268" w:name="_Toc74085181"/>
      <w:r>
        <w:t>Выводы</w:t>
      </w:r>
      <w:bookmarkEnd w:id="267"/>
      <w:bookmarkEnd w:id="268"/>
    </w:p>
    <w:p w14:paraId="69CA5A0B" w14:textId="77777777" w:rsidR="00A75C5E" w:rsidRDefault="00A75C5E" w:rsidP="00A75C5E">
      <w:pPr>
        <w:rPr>
          <w:color w:val="000000" w:themeColor="text1"/>
        </w:rPr>
      </w:pPr>
      <w:r>
        <w:t>В рамках организационной части был проанализирован ряд источников опасностей при работе с ПЭВМ.</w:t>
      </w:r>
    </w:p>
    <w:p w14:paraId="12ED5A73" w14:textId="77777777" w:rsidR="00A75C5E" w:rsidRDefault="00A75C5E" w:rsidP="00A75C5E">
      <w:r>
        <w:t>Рассчитан оптимальный уровень освещения в помещении, где проходит процесс разработки программного комплекса. Для освещения необходимо 6 ламп ЛД-80, расположенных в 2 ряда по три лампы в каждом.</w:t>
      </w:r>
    </w:p>
    <w:p w14:paraId="36B3AA52" w14:textId="77777777" w:rsidR="00A75C5E" w:rsidRDefault="00A75C5E" w:rsidP="00A75C5E">
      <w:r>
        <w:t xml:space="preserve">Проанализированы основные показатели микроклимата в теплые и холодные периоды года. В холодный период года температура воздуха должны быть в диапазоне 22-24 градусов по Цельсию для работ типа </w:t>
      </w:r>
      <w:r>
        <w:rPr>
          <w:lang w:val="en-US"/>
        </w:rPr>
        <w:t>Ia</w:t>
      </w:r>
      <w:r w:rsidRPr="00B6765D">
        <w:t xml:space="preserve"> </w:t>
      </w:r>
      <w:r>
        <w:t xml:space="preserve">и 21-23 – для работ типа </w:t>
      </w:r>
      <w:r>
        <w:rPr>
          <w:lang w:val="en-US"/>
        </w:rPr>
        <w:t>I</w:t>
      </w:r>
      <w:r>
        <w:t>б. В теплый период года соответственно 23-25 и 22-24 градусов по Цельсию. Относительная влажность 40-60%. Скорость движения воздуха не более 0,1м/</w:t>
      </w:r>
      <w:r>
        <w:rPr>
          <w:lang w:val="en-US"/>
        </w:rPr>
        <w:t>c</w:t>
      </w:r>
      <w:r>
        <w:t>.</w:t>
      </w:r>
    </w:p>
    <w:p w14:paraId="2599DCA3" w14:textId="77777777" w:rsidR="00A75C5E" w:rsidRDefault="00A75C5E" w:rsidP="00A75C5E">
      <w:r>
        <w:t>Отдельно рассмотрены отрицательное влияние ЭВМ на организм человека и способы минимизации этого влияния.</w:t>
      </w:r>
    </w:p>
    <w:p w14:paraId="1AB232AF" w14:textId="77777777" w:rsidR="00A75C5E" w:rsidRPr="000837A7" w:rsidRDefault="00A75C5E" w:rsidP="00A75C5E">
      <w:pPr>
        <w:pStyle w:val="aff0"/>
      </w:pPr>
      <w:r>
        <w:t>Проанализированы основные аспекты пожарной безопасности и описаны необходимые средства для минимизации риска появления пожара.</w:t>
      </w:r>
      <w:r w:rsidRPr="000837A7">
        <w:t xml:space="preserve"> </w:t>
      </w:r>
    </w:p>
    <w:p w14:paraId="0A9A5E2A" w14:textId="75D569BB" w:rsidR="00663895" w:rsidRDefault="00663895">
      <w:pPr>
        <w:spacing w:after="160" w:line="259" w:lineRule="auto"/>
        <w:ind w:firstLine="0"/>
        <w:jc w:val="left"/>
      </w:pPr>
      <w:r>
        <w:br w:type="page"/>
      </w:r>
    </w:p>
    <w:p w14:paraId="17461B54" w14:textId="77CA5123" w:rsidR="0048591B" w:rsidRDefault="00663895" w:rsidP="00663895">
      <w:pPr>
        <w:pStyle w:val="2"/>
        <w:numPr>
          <w:ilvl w:val="0"/>
          <w:numId w:val="0"/>
        </w:numPr>
      </w:pPr>
      <w:bookmarkStart w:id="269" w:name="_Toc74085182"/>
      <w:r>
        <w:lastRenderedPageBreak/>
        <w:t xml:space="preserve">Приложение </w:t>
      </w:r>
      <w:r w:rsidR="00DE7482">
        <w:t>В</w:t>
      </w:r>
      <w:bookmarkEnd w:id="269"/>
    </w:p>
    <w:p w14:paraId="3EF725E9" w14:textId="642758E6" w:rsidR="00663895" w:rsidRDefault="00663895" w:rsidP="00663895">
      <w:pPr>
        <w:jc w:val="right"/>
      </w:pPr>
      <w:r>
        <w:t xml:space="preserve">Листинг </w:t>
      </w:r>
      <w:r w:rsidR="00DE7482">
        <w:t>В</w:t>
      </w:r>
      <w:r>
        <w:t>.1</w:t>
      </w:r>
    </w:p>
    <w:p w14:paraId="04C8E9B7" w14:textId="2F37384A" w:rsidR="00663895" w:rsidRDefault="00663895" w:rsidP="008B614D">
      <w:pPr>
        <w:pStyle w:val="affffff4"/>
      </w:pPr>
      <w:r>
        <w:t>Получение и отправка сообщения</w:t>
      </w:r>
    </w:p>
    <w:tbl>
      <w:tblPr>
        <w:tblStyle w:val="af9"/>
        <w:tblW w:w="0" w:type="auto"/>
        <w:tblLook w:val="04A0" w:firstRow="1" w:lastRow="0" w:firstColumn="1" w:lastColumn="0" w:noHBand="0" w:noVBand="1"/>
      </w:tblPr>
      <w:tblGrid>
        <w:gridCol w:w="9628"/>
      </w:tblGrid>
      <w:tr w:rsidR="00663895" w:rsidRPr="00895D1C" w14:paraId="238E12C0" w14:textId="77777777" w:rsidTr="00663895">
        <w:tc>
          <w:tcPr>
            <w:tcW w:w="9628" w:type="dxa"/>
          </w:tcPr>
          <w:p w14:paraId="3D8B26B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protected override async Task ExecuteAsync(CancellationToken stoppingToken)</w:t>
            </w:r>
          </w:p>
          <w:p w14:paraId="1E5936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5F8C24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while (!stoppingToken.IsCancellationRequested)</w:t>
            </w:r>
          </w:p>
          <w:p w14:paraId="1E60A96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7D4F8DA9"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Thread.Sleep(DelayInMs);</w:t>
            </w:r>
          </w:p>
          <w:p w14:paraId="6FFA83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w:t>
            </w:r>
          </w:p>
          <w:p w14:paraId="78A32A5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269BCAA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message = await _repository</w:t>
            </w:r>
          </w:p>
          <w:p w14:paraId="41B974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.GetCurrentMessageFromBusiestQueue()</w:t>
            </w:r>
          </w:p>
          <w:p w14:paraId="02C6A9C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1A6BBAF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31F06BC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F62834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Queue is empty", DateTime.Now);</w:t>
            </w:r>
          </w:p>
          <w:p w14:paraId="3154506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A9C7B9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03F4932" w14:textId="77777777" w:rsidR="00663895" w:rsidRPr="00232D7C" w:rsidRDefault="00663895" w:rsidP="00663895">
            <w:pPr>
              <w:spacing w:line="240" w:lineRule="auto"/>
              <w:ind w:firstLine="0"/>
              <w:rPr>
                <w:rFonts w:ascii="Consolas" w:hAnsi="Consolas" w:cs="Consolas"/>
                <w:sz w:val="24"/>
                <w:szCs w:val="24"/>
                <w:lang w:val="en-US"/>
              </w:rPr>
            </w:pPr>
          </w:p>
          <w:p w14:paraId="06E7D31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Try send message",</w:t>
            </w:r>
          </w:p>
          <w:p w14:paraId="069AD21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w:t>
            </w:r>
          </w:p>
          <w:p w14:paraId="7C7B361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result = await _senderService</w:t>
            </w:r>
          </w:p>
          <w:p w14:paraId="1DD6F9DB"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.TrySendByEachService(message)</w:t>
            </w:r>
          </w:p>
          <w:p w14:paraId="5B3C16C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2B43CB4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2DA58F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(result.IsSuccess)</w:t>
            </w:r>
          </w:p>
          <w:p w14:paraId="6D9373A3"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4CC81CB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message.MarkSuccessful(result.DeliveryType);</w:t>
            </w:r>
          </w:p>
          <w:p w14:paraId="3403677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01A5DE50" w14:textId="77777777" w:rsidR="00663895" w:rsidRPr="009721C7"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r w:rsidRPr="009721C7">
              <w:rPr>
                <w:rFonts w:ascii="Consolas" w:hAnsi="Consolas" w:cs="Consolas"/>
                <w:sz w:val="24"/>
                <w:szCs w:val="24"/>
                <w:lang w:val="en-US"/>
              </w:rPr>
              <w:t>await UpdateMessage(message)</w:t>
            </w:r>
          </w:p>
          <w:p w14:paraId="534E4381"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7C809EA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Message successfully sent by {Service}",</w:t>
            </w:r>
          </w:p>
          <w:p w14:paraId="6D535C7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 result.DeliveryType);</w:t>
            </w:r>
          </w:p>
          <w:p w14:paraId="320EF50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2DA14F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363D76D" w14:textId="77777777" w:rsidR="00663895" w:rsidRPr="00232D7C" w:rsidRDefault="00663895" w:rsidP="00663895">
            <w:pPr>
              <w:spacing w:line="240" w:lineRule="auto"/>
              <w:ind w:firstLine="0"/>
              <w:rPr>
                <w:rFonts w:ascii="Consolas" w:hAnsi="Consolas" w:cs="Consolas"/>
                <w:sz w:val="24"/>
                <w:szCs w:val="24"/>
                <w:lang w:val="en-US"/>
              </w:rPr>
            </w:pPr>
          </w:p>
          <w:p w14:paraId="284C15D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message.MarkFailed(result.ErrorMessage);</w:t>
            </w:r>
          </w:p>
          <w:p w14:paraId="09EEAE2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249B6BE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await UpdateMessage(message)</w:t>
            </w:r>
          </w:p>
          <w:p w14:paraId="7986CCA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4365009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Sending via each delivery service failed", DateTime.Now);</w:t>
            </w:r>
          </w:p>
          <w:p w14:paraId="14D35BD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B783F6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F24E72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5C568E3"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_logger.LogError("[{DateTime}] {Message}",</w:t>
            </w:r>
          </w:p>
          <w:p w14:paraId="6155A78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 exception.Message);</w:t>
            </w:r>
          </w:p>
          <w:p w14:paraId="2E07CDF1"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lastRenderedPageBreak/>
              <w:t xml:space="preserve">                }</w:t>
            </w:r>
          </w:p>
          <w:p w14:paraId="7C74545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15D56E5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_logger.LogInformation("Worker stopped");</w:t>
            </w:r>
          </w:p>
          <w:p w14:paraId="37F7EC4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D3061B8" w14:textId="77777777" w:rsidR="00663895" w:rsidRPr="00232D7C" w:rsidRDefault="00663895" w:rsidP="00663895">
            <w:pPr>
              <w:spacing w:line="240" w:lineRule="auto"/>
              <w:ind w:firstLine="0"/>
              <w:rPr>
                <w:rFonts w:ascii="Consolas" w:hAnsi="Consolas" w:cs="Consolas"/>
                <w:sz w:val="24"/>
                <w:szCs w:val="24"/>
                <w:lang w:val="en-US"/>
              </w:rPr>
            </w:pPr>
          </w:p>
          <w:p w14:paraId="0421A85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private async Task UpdateMessage(Message message) =&gt;</w:t>
            </w:r>
          </w:p>
          <w:p w14:paraId="1A43B294" w14:textId="77777777" w:rsidR="00663895" w:rsidRPr="00321997"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await _repository</w:t>
            </w:r>
          </w:p>
          <w:p w14:paraId="3226883F" w14:textId="77777777" w:rsidR="00663895" w:rsidRPr="00321997" w:rsidRDefault="00663895" w:rsidP="00663895">
            <w:pPr>
              <w:spacing w:line="240" w:lineRule="auto"/>
              <w:ind w:firstLine="0"/>
              <w:rPr>
                <w:rFonts w:ascii="Consolas" w:hAnsi="Consolas" w:cs="Consolas"/>
                <w:sz w:val="24"/>
                <w:szCs w:val="24"/>
                <w:lang w:val="en-US"/>
              </w:rPr>
            </w:pPr>
            <w:r w:rsidRPr="00321997">
              <w:rPr>
                <w:rFonts w:ascii="Consolas" w:hAnsi="Consolas" w:cs="Consolas"/>
                <w:sz w:val="24"/>
                <w:szCs w:val="24"/>
                <w:lang w:val="en-US"/>
              </w:rPr>
              <w:t xml:space="preserve">                .UpdateMessage(message)</w:t>
            </w:r>
          </w:p>
          <w:p w14:paraId="2A15DB62" w14:textId="0B45A05F" w:rsidR="00663895" w:rsidRPr="00321997" w:rsidRDefault="00663895" w:rsidP="00663895">
            <w:pPr>
              <w:spacing w:line="240" w:lineRule="auto"/>
              <w:ind w:firstLine="0"/>
              <w:rPr>
                <w:rFonts w:ascii="Consolas" w:hAnsi="Consolas" w:cs="Consolas"/>
                <w:sz w:val="24"/>
                <w:szCs w:val="24"/>
                <w:lang w:val="en-US"/>
              </w:rPr>
            </w:pPr>
            <w:r w:rsidRPr="00321997">
              <w:rPr>
                <w:rFonts w:ascii="Consolas" w:hAnsi="Consolas" w:cs="Consolas"/>
                <w:sz w:val="24"/>
                <w:szCs w:val="24"/>
                <w:lang w:val="en-US"/>
              </w:rPr>
              <w:t xml:space="preserve">                .ConfigureAwait(false);</w:t>
            </w:r>
          </w:p>
        </w:tc>
      </w:tr>
    </w:tbl>
    <w:p w14:paraId="2496A820" w14:textId="4EF972A4" w:rsidR="00663895" w:rsidRPr="00321997" w:rsidRDefault="00663895" w:rsidP="00663895">
      <w:pPr>
        <w:rPr>
          <w:lang w:val="en-US"/>
        </w:rPr>
      </w:pPr>
    </w:p>
    <w:p w14:paraId="52AFD984" w14:textId="5CDB6FF0" w:rsidR="00663895" w:rsidRDefault="00663895" w:rsidP="00663895">
      <w:pPr>
        <w:jc w:val="right"/>
      </w:pPr>
      <w:r>
        <w:t xml:space="preserve">Листинг </w:t>
      </w:r>
      <w:r w:rsidR="00DE7482">
        <w:t>В</w:t>
      </w:r>
      <w:r>
        <w:t>.2</w:t>
      </w:r>
    </w:p>
    <w:p w14:paraId="1BE94E97" w14:textId="2F4793E6" w:rsidR="00663895" w:rsidRPr="00663895" w:rsidRDefault="00663895" w:rsidP="008B614D">
      <w:pPr>
        <w:pStyle w:val="affffff4"/>
        <w:rPr>
          <w:lang w:val="en-US"/>
        </w:rPr>
      </w:pPr>
      <w:r>
        <w:t xml:space="preserve">Интерфейс </w:t>
      </w:r>
      <w:r>
        <w:rPr>
          <w:lang w:val="en-US"/>
        </w:rPr>
        <w:t>ISender</w:t>
      </w:r>
    </w:p>
    <w:tbl>
      <w:tblPr>
        <w:tblStyle w:val="af9"/>
        <w:tblW w:w="0" w:type="auto"/>
        <w:tblLook w:val="04A0" w:firstRow="1" w:lastRow="0" w:firstColumn="1" w:lastColumn="0" w:noHBand="0" w:noVBand="1"/>
      </w:tblPr>
      <w:tblGrid>
        <w:gridCol w:w="9628"/>
      </w:tblGrid>
      <w:tr w:rsidR="00663895" w14:paraId="0EC0520B" w14:textId="77777777" w:rsidTr="00663895">
        <w:tc>
          <w:tcPr>
            <w:tcW w:w="9628" w:type="dxa"/>
          </w:tcPr>
          <w:p w14:paraId="06B80C55"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System.Threading.Tasks;</w:t>
            </w:r>
          </w:p>
          <w:p w14:paraId="5DBDCF5A"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DeliveryRely.Domain.Models.Messages;</w:t>
            </w:r>
          </w:p>
          <w:p w14:paraId="55C88B8E" w14:textId="77777777" w:rsidR="00663895" w:rsidRPr="00232D7C" w:rsidRDefault="00663895" w:rsidP="00663895">
            <w:pPr>
              <w:spacing w:line="240" w:lineRule="auto"/>
              <w:ind w:firstLine="0"/>
              <w:jc w:val="left"/>
              <w:rPr>
                <w:rFonts w:ascii="Consolas" w:hAnsi="Consolas" w:cs="Consolas"/>
                <w:sz w:val="24"/>
                <w:lang w:val="en-US"/>
              </w:rPr>
            </w:pPr>
          </w:p>
          <w:p w14:paraId="099EBAF4"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namespace DeliveryRely.SendingService.Senders</w:t>
            </w:r>
          </w:p>
          <w:p w14:paraId="2976D97D"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w:t>
            </w:r>
          </w:p>
          <w:p w14:paraId="4F8268C0"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public interface ISender</w:t>
            </w:r>
          </w:p>
          <w:p w14:paraId="58F96D82"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w:t>
            </w:r>
          </w:p>
          <w:p w14:paraId="73EAF34F"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Task&lt;SendingResult&gt; TrySend(Message message);</w:t>
            </w:r>
          </w:p>
          <w:p w14:paraId="17850ACC" w14:textId="77777777" w:rsidR="00663895" w:rsidRPr="00232D7C" w:rsidRDefault="00663895" w:rsidP="00663895">
            <w:pPr>
              <w:spacing w:line="240" w:lineRule="auto"/>
              <w:ind w:firstLine="0"/>
              <w:jc w:val="left"/>
              <w:rPr>
                <w:rFonts w:ascii="Consolas" w:hAnsi="Consolas" w:cs="Consolas"/>
                <w:sz w:val="24"/>
              </w:rPr>
            </w:pPr>
            <w:r w:rsidRPr="00232D7C">
              <w:rPr>
                <w:rFonts w:ascii="Consolas" w:hAnsi="Consolas" w:cs="Consolas"/>
                <w:sz w:val="24"/>
                <w:lang w:val="en-US"/>
              </w:rPr>
              <w:t xml:space="preserve">    </w:t>
            </w:r>
            <w:r w:rsidRPr="00232D7C">
              <w:rPr>
                <w:rFonts w:ascii="Consolas" w:hAnsi="Consolas" w:cs="Consolas"/>
                <w:sz w:val="24"/>
              </w:rPr>
              <w:t>}</w:t>
            </w:r>
          </w:p>
          <w:p w14:paraId="3572C36F" w14:textId="65FBF991" w:rsidR="00663895" w:rsidRPr="00232D7C" w:rsidRDefault="00663895" w:rsidP="00663895">
            <w:pPr>
              <w:spacing w:line="240" w:lineRule="auto"/>
              <w:ind w:firstLine="0"/>
              <w:jc w:val="left"/>
              <w:rPr>
                <w:rFonts w:ascii="Consolas" w:hAnsi="Consolas" w:cs="Consolas"/>
              </w:rPr>
            </w:pPr>
            <w:r w:rsidRPr="00232D7C">
              <w:rPr>
                <w:rFonts w:ascii="Consolas" w:hAnsi="Consolas" w:cs="Consolas"/>
                <w:sz w:val="24"/>
              </w:rPr>
              <w:t>}</w:t>
            </w:r>
          </w:p>
        </w:tc>
      </w:tr>
    </w:tbl>
    <w:p w14:paraId="21F4A396" w14:textId="3E4103D2" w:rsidR="00663895" w:rsidRDefault="00663895" w:rsidP="00663895">
      <w:pPr>
        <w:jc w:val="center"/>
      </w:pPr>
    </w:p>
    <w:p w14:paraId="5F3C5B6A" w14:textId="4242B99E" w:rsidR="00663895" w:rsidRDefault="00663895" w:rsidP="00663895">
      <w:pPr>
        <w:jc w:val="right"/>
      </w:pPr>
      <w:r>
        <w:t xml:space="preserve">Листинг </w:t>
      </w:r>
      <w:r w:rsidR="00DE7482">
        <w:t>В</w:t>
      </w:r>
      <w:r>
        <w:t>.3</w:t>
      </w:r>
    </w:p>
    <w:p w14:paraId="78FBE2C1" w14:textId="072D8414" w:rsidR="00663895" w:rsidRPr="007737A8" w:rsidRDefault="00663895" w:rsidP="008B614D">
      <w:pPr>
        <w:pStyle w:val="affffff4"/>
      </w:pPr>
      <w:r>
        <w:t xml:space="preserve">Класс </w:t>
      </w:r>
      <w:r>
        <w:rPr>
          <w:lang w:val="en-US"/>
        </w:rPr>
        <w:t>SmtpSender</w:t>
      </w:r>
      <w:r>
        <w:t xml:space="preserve">, реализующий интерфейс </w:t>
      </w:r>
      <w:r>
        <w:rPr>
          <w:lang w:val="en-US"/>
        </w:rPr>
        <w:t>ISender</w:t>
      </w:r>
    </w:p>
    <w:tbl>
      <w:tblPr>
        <w:tblStyle w:val="af9"/>
        <w:tblW w:w="0" w:type="auto"/>
        <w:tblLook w:val="04A0" w:firstRow="1" w:lastRow="0" w:firstColumn="1" w:lastColumn="0" w:noHBand="0" w:noVBand="1"/>
      </w:tblPr>
      <w:tblGrid>
        <w:gridCol w:w="9628"/>
      </w:tblGrid>
      <w:tr w:rsidR="00663895" w14:paraId="507317A9" w14:textId="77777777" w:rsidTr="00663895">
        <w:tc>
          <w:tcPr>
            <w:tcW w:w="9628" w:type="dxa"/>
          </w:tcPr>
          <w:p w14:paraId="2769EF1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public class SmtpSender : ISender</w:t>
            </w:r>
          </w:p>
          <w:p w14:paraId="2604FD3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735E5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const string filesPath = "C:/Users/r0bar/Documents/GitHub/DeliveryRely/DeliveryRely.ServiceLayer/Files";</w:t>
            </w:r>
          </w:p>
          <w:p w14:paraId="6CF6A88F" w14:textId="77777777" w:rsidR="00663895" w:rsidRPr="00232D7C" w:rsidRDefault="00663895" w:rsidP="00663895">
            <w:pPr>
              <w:spacing w:line="240" w:lineRule="auto"/>
              <w:ind w:firstLine="0"/>
              <w:jc w:val="left"/>
              <w:rPr>
                <w:rFonts w:ascii="Consolas" w:hAnsi="Consolas" w:cs="Consolas"/>
                <w:sz w:val="24"/>
                <w:szCs w:val="24"/>
                <w:lang w:val="en-US"/>
              </w:rPr>
            </w:pPr>
          </w:p>
          <w:p w14:paraId="4DAD73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Task&lt;SendingResult&gt; TrySend(Message message)</w:t>
            </w:r>
          </w:p>
          <w:p w14:paraId="122D4CD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E9448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05F6848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D47CDC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mailMessages = PrepareMailMessages(message);</w:t>
            </w:r>
          </w:p>
          <w:p w14:paraId="26AEC3E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smtpClient = PrepareSmtpClient(message.User);</w:t>
            </w:r>
          </w:p>
          <w:p w14:paraId="199E68FC" w14:textId="77777777" w:rsidR="00663895" w:rsidRPr="00232D7C" w:rsidRDefault="00663895" w:rsidP="00663895">
            <w:pPr>
              <w:spacing w:line="240" w:lineRule="auto"/>
              <w:ind w:firstLine="0"/>
              <w:jc w:val="left"/>
              <w:rPr>
                <w:rFonts w:ascii="Consolas" w:hAnsi="Consolas" w:cs="Consolas"/>
                <w:sz w:val="24"/>
                <w:szCs w:val="24"/>
                <w:lang w:val="en-US"/>
              </w:rPr>
            </w:pPr>
          </w:p>
          <w:p w14:paraId="6D2E4CE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foreach (var mailMessage in mailMessages)</w:t>
            </w:r>
          </w:p>
          <w:p w14:paraId="244862E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807FC7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(message.AttachedFiles?.Count &gt; 0</w:t>
            </w:r>
          </w:p>
          <w:p w14:paraId="356BFC1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&amp;&amp; Directory.Exists(Path.Combine(filesPath, message.MessageId.ToString())))</w:t>
            </w:r>
          </w:p>
          <w:p w14:paraId="0AB339C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8BB5F7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AttachFiles(mailMessage, message.AttachedFiles);</w:t>
            </w:r>
          </w:p>
          <w:p w14:paraId="6749C3C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3E86C95" w14:textId="77777777" w:rsidR="00663895" w:rsidRPr="00232D7C" w:rsidRDefault="00663895" w:rsidP="00663895">
            <w:pPr>
              <w:spacing w:line="240" w:lineRule="auto"/>
              <w:ind w:firstLine="0"/>
              <w:jc w:val="left"/>
              <w:rPr>
                <w:rFonts w:ascii="Consolas" w:hAnsi="Consolas" w:cs="Consolas"/>
                <w:sz w:val="24"/>
                <w:szCs w:val="24"/>
                <w:lang w:val="en-US"/>
              </w:rPr>
            </w:pPr>
          </w:p>
          <w:p w14:paraId="569A47F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smtpClient.SendMailAsync(mailMessage);</w:t>
            </w:r>
          </w:p>
          <w:p w14:paraId="77C71B7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DisposeAttachments(mailMessage);</w:t>
            </w:r>
          </w:p>
          <w:p w14:paraId="2C760E3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80CD17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ECC88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SendingResult.Successful(DeliveryTypes.Smtp);</w:t>
            </w:r>
          </w:p>
          <w:p w14:paraId="779DF1F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1586B8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822930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16F641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SendingResult.Failed(exception.Message);</w:t>
            </w:r>
          </w:p>
          <w:p w14:paraId="495F7E8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F86C9E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0FC853A" w14:textId="77777777" w:rsidR="00663895" w:rsidRPr="00232D7C" w:rsidRDefault="00663895" w:rsidP="00663895">
            <w:pPr>
              <w:spacing w:line="240" w:lineRule="auto"/>
              <w:ind w:firstLine="0"/>
              <w:jc w:val="left"/>
              <w:rPr>
                <w:rFonts w:ascii="Consolas" w:hAnsi="Consolas" w:cs="Consolas"/>
                <w:sz w:val="24"/>
                <w:szCs w:val="24"/>
                <w:lang w:val="en-US"/>
              </w:rPr>
            </w:pPr>
          </w:p>
          <w:p w14:paraId="128FC18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AttachFiles(MailMessage mailMessage, IEnumerable&lt;AttachedFile&gt; files)</w:t>
            </w:r>
          </w:p>
          <w:p w14:paraId="300078D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D28A2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foreach (var file in files)</w:t>
            </w:r>
          </w:p>
          <w:p w14:paraId="3AE747C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B9750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path = Path.Combine(filesPath, file.MessageId.ToString(), file.Title);</w:t>
            </w:r>
          </w:p>
          <w:p w14:paraId="46CBA8A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(!File.Exists(path))</w:t>
            </w:r>
          </w:p>
          <w:p w14:paraId="0E119BA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48C599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continue;</w:t>
            </w:r>
          </w:p>
          <w:p w14:paraId="2755B12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D78E61A" w14:textId="77777777" w:rsidR="00663895" w:rsidRPr="00232D7C" w:rsidRDefault="00663895" w:rsidP="00663895">
            <w:pPr>
              <w:spacing w:line="240" w:lineRule="auto"/>
              <w:ind w:firstLine="0"/>
              <w:jc w:val="left"/>
              <w:rPr>
                <w:rFonts w:ascii="Consolas" w:hAnsi="Consolas" w:cs="Consolas"/>
                <w:sz w:val="24"/>
                <w:szCs w:val="24"/>
                <w:lang w:val="en-US"/>
              </w:rPr>
            </w:pPr>
          </w:p>
          <w:p w14:paraId="4220463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mailMessage.Attachments.Add(new Attachment(path, file.FileType));</w:t>
            </w:r>
          </w:p>
          <w:p w14:paraId="6B33875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2DC3E7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655530A" w14:textId="77777777" w:rsidR="00663895" w:rsidRPr="00232D7C" w:rsidRDefault="00663895" w:rsidP="00663895">
            <w:pPr>
              <w:spacing w:line="240" w:lineRule="auto"/>
              <w:ind w:firstLine="0"/>
              <w:jc w:val="left"/>
              <w:rPr>
                <w:rFonts w:ascii="Consolas" w:hAnsi="Consolas" w:cs="Consolas"/>
                <w:sz w:val="24"/>
                <w:szCs w:val="24"/>
                <w:lang w:val="en-US"/>
              </w:rPr>
            </w:pPr>
          </w:p>
          <w:p w14:paraId="525F917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DisposeAttachments(MailMessage message)</w:t>
            </w:r>
          </w:p>
          <w:p w14:paraId="375CF64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460A61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message.Attachments.ForAll(a =&gt; a.Dispose());</w:t>
            </w:r>
          </w:p>
          <w:p w14:paraId="0ACF63F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13BD93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00A14C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DCC472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List&lt;MailMessage&gt; PrepareMailMessages(Message message)</w:t>
            </w:r>
          </w:p>
          <w:p w14:paraId="40D163E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BF17A4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mailMessages = new List&lt;MailMessage&gt;();</w:t>
            </w:r>
          </w:p>
          <w:p w14:paraId="39EC602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message.DestinationEmails.ForEach(destinationEmail =&gt;</w:t>
            </w:r>
          </w:p>
          <w:p w14:paraId="3C310BF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0A4AFC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from = new MailAddress(message.User.Email,</w:t>
            </w:r>
          </w:p>
          <w:p w14:paraId="08F7AC0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$"{message.User.UserName} {message.User.UserSecondName}");</w:t>
            </w:r>
          </w:p>
          <w:p w14:paraId="20902AE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to = new MailAddress(destinationEmail.Email);</w:t>
            </w:r>
          </w:p>
          <w:p w14:paraId="55CA413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mailMessages.Add(new MailMessage(from, to)</w:t>
            </w:r>
          </w:p>
          <w:p w14:paraId="4B34093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53161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Subject = message.Theme,</w:t>
            </w:r>
          </w:p>
          <w:p w14:paraId="5C84562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Body = message.Body</w:t>
            </w:r>
          </w:p>
          <w:p w14:paraId="5BE9635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395E12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7EB13A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mailMessages;</w:t>
            </w:r>
          </w:p>
          <w:p w14:paraId="205E6F0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1D6F6B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w:t>
            </w:r>
          </w:p>
          <w:p w14:paraId="0EC40F7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SmtpClient PrepareSmtpClient(UserBase user) =&gt; new()</w:t>
            </w:r>
          </w:p>
          <w:p w14:paraId="1292368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E429AE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Host = SmtpOptions.Host,</w:t>
            </w:r>
          </w:p>
          <w:p w14:paraId="2C3D832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Port = SmtpOptions.Port,</w:t>
            </w:r>
          </w:p>
          <w:p w14:paraId="4EDD7D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EnableSsl = SmtpOptions.EnableSSL,</w:t>
            </w:r>
          </w:p>
          <w:p w14:paraId="221D092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DeliveryMethod = SmtpDeliveryMethod.Network,</w:t>
            </w:r>
          </w:p>
          <w:p w14:paraId="4EF4112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UseDefaultCredentials = false,</w:t>
            </w:r>
          </w:p>
          <w:p w14:paraId="0441E62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Credentials = new NetworkCredential(SmtpOptions.GmailEmail, SmtpOptions.GmailPassword)</w:t>
            </w:r>
          </w:p>
          <w:p w14:paraId="6F27EEE3" w14:textId="77777777" w:rsidR="00663895" w:rsidRPr="00232D7C" w:rsidRDefault="00663895" w:rsidP="00663895">
            <w:pPr>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411B5405" w14:textId="6A04708D" w:rsidR="00663895" w:rsidRPr="00232D7C" w:rsidRDefault="00663895" w:rsidP="00663895">
            <w:pPr>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tc>
      </w:tr>
    </w:tbl>
    <w:p w14:paraId="48425102" w14:textId="7C93FC55" w:rsidR="00663895" w:rsidRDefault="00663895" w:rsidP="00663895">
      <w:pPr>
        <w:jc w:val="center"/>
        <w:rPr>
          <w:lang w:val="en-US"/>
        </w:rPr>
      </w:pPr>
    </w:p>
    <w:p w14:paraId="54444748" w14:textId="7398D7FD" w:rsidR="00663895" w:rsidRDefault="00663895" w:rsidP="00663895">
      <w:pPr>
        <w:jc w:val="right"/>
      </w:pPr>
      <w:r>
        <w:t xml:space="preserve">Листинг </w:t>
      </w:r>
      <w:r w:rsidR="00DE7482">
        <w:t>В</w:t>
      </w:r>
      <w:r>
        <w:t>.4</w:t>
      </w:r>
    </w:p>
    <w:p w14:paraId="04496D76" w14:textId="3C28A781" w:rsidR="00663895" w:rsidRDefault="00663895" w:rsidP="008B614D">
      <w:pPr>
        <w:pStyle w:val="affffff4"/>
        <w:rPr>
          <w:lang w:val="en-US"/>
        </w:rPr>
      </w:pPr>
      <w:r>
        <w:t xml:space="preserve">Контроллер </w:t>
      </w:r>
      <w:r>
        <w:rPr>
          <w:lang w:val="en-US"/>
        </w:rPr>
        <w:t>MessagesController</w:t>
      </w:r>
    </w:p>
    <w:tbl>
      <w:tblPr>
        <w:tblStyle w:val="af9"/>
        <w:tblW w:w="0" w:type="auto"/>
        <w:tblLook w:val="04A0" w:firstRow="1" w:lastRow="0" w:firstColumn="1" w:lastColumn="0" w:noHBand="0" w:noVBand="1"/>
      </w:tblPr>
      <w:tblGrid>
        <w:gridCol w:w="9628"/>
      </w:tblGrid>
      <w:tr w:rsidR="00663895" w14:paraId="6321CAFA" w14:textId="77777777" w:rsidTr="00663895">
        <w:tc>
          <w:tcPr>
            <w:tcW w:w="9628" w:type="dxa"/>
          </w:tcPr>
          <w:p w14:paraId="5EABAB1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[Authorize]</w:t>
            </w:r>
          </w:p>
          <w:p w14:paraId="7ACE70B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[Route(Constants.ApiPrefix + "messages")]</w:t>
            </w:r>
          </w:p>
          <w:p w14:paraId="5CC6BF2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MessagesController : ControllerBase</w:t>
            </w:r>
          </w:p>
          <w:p w14:paraId="4FA0D8B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8A6ED9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IRepository _repository;</w:t>
            </w:r>
          </w:p>
          <w:p w14:paraId="66F5EFD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IMapper _mapper;</w:t>
            </w:r>
          </w:p>
          <w:p w14:paraId="03FF8645" w14:textId="77777777" w:rsidR="00663895" w:rsidRPr="00232D7C" w:rsidRDefault="00663895" w:rsidP="00663895">
            <w:pPr>
              <w:spacing w:line="240" w:lineRule="auto"/>
              <w:ind w:firstLine="0"/>
              <w:jc w:val="left"/>
              <w:rPr>
                <w:rFonts w:ascii="Consolas" w:hAnsi="Consolas" w:cs="Consolas"/>
                <w:sz w:val="24"/>
                <w:szCs w:val="24"/>
                <w:lang w:val="en-US"/>
              </w:rPr>
            </w:pPr>
          </w:p>
          <w:p w14:paraId="7CCEB32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MessagesController(IRepository repository, IMapper mapper)</w:t>
            </w:r>
          </w:p>
          <w:p w14:paraId="20BB877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49490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_repository = repository;</w:t>
            </w:r>
          </w:p>
          <w:p w14:paraId="77839F7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_mapper = mapper;</w:t>
            </w:r>
          </w:p>
          <w:p w14:paraId="0F89266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92B0E8" w14:textId="77777777" w:rsidR="00663895" w:rsidRPr="00232D7C" w:rsidRDefault="00663895" w:rsidP="00663895">
            <w:pPr>
              <w:spacing w:line="240" w:lineRule="auto"/>
              <w:ind w:firstLine="0"/>
              <w:jc w:val="left"/>
              <w:rPr>
                <w:rFonts w:ascii="Consolas" w:hAnsi="Consolas" w:cs="Consolas"/>
                <w:sz w:val="24"/>
                <w:szCs w:val="24"/>
                <w:lang w:val="en-US"/>
              </w:rPr>
            </w:pPr>
          </w:p>
          <w:p w14:paraId="659981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api/messages/list</w:t>
            </w:r>
          </w:p>
          <w:p w14:paraId="4D02830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[Route("list")]</w:t>
            </w:r>
          </w:p>
          <w:p w14:paraId="746A4AE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CC8A78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w:t>
            </w:r>
          </w:p>
          <w:p w14:paraId="28CFF2F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CA97A9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CD028C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8B8354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_repository.MessagesIncludeAll</w:t>
            </w:r>
          </w:p>
          <w:p w14:paraId="4DE1A5D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.Select(message =&gt; _mapper.Map&lt;MessageProjection&gt;(message))</w:t>
            </w:r>
          </w:p>
          <w:p w14:paraId="64A4CF7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.ToListAsync();</w:t>
            </w:r>
          </w:p>
          <w:p w14:paraId="21B92E8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ApiResponse.Successful&lt;IEnumerable&lt;MessageProjection&gt;&gt;(messageProjections);</w:t>
            </w:r>
          </w:p>
          <w:p w14:paraId="583AC06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0F3A3E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7DE2C99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05DE5A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2D3F178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w:t>
            </w:r>
          </w:p>
          <w:p w14:paraId="6877295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E797114" w14:textId="77777777" w:rsidR="00663895" w:rsidRPr="00232D7C" w:rsidRDefault="00663895" w:rsidP="00663895">
            <w:pPr>
              <w:spacing w:line="240" w:lineRule="auto"/>
              <w:ind w:firstLine="0"/>
              <w:jc w:val="left"/>
              <w:rPr>
                <w:rFonts w:ascii="Consolas" w:hAnsi="Consolas" w:cs="Consolas"/>
                <w:sz w:val="24"/>
                <w:szCs w:val="24"/>
                <w:lang w:val="en-US"/>
              </w:rPr>
            </w:pPr>
          </w:p>
          <w:p w14:paraId="53F3E5E1" w14:textId="77777777" w:rsidR="00663895" w:rsidRPr="00232D7C" w:rsidRDefault="00663895" w:rsidP="00663895">
            <w:pPr>
              <w:spacing w:line="240" w:lineRule="auto"/>
              <w:ind w:firstLine="0"/>
              <w:jc w:val="left"/>
              <w:rPr>
                <w:rFonts w:ascii="Consolas" w:hAnsi="Consolas" w:cs="Consolas"/>
                <w:sz w:val="24"/>
                <w:szCs w:val="24"/>
                <w:lang w:val="en-US"/>
              </w:rPr>
            </w:pPr>
          </w:p>
          <w:p w14:paraId="4EC6CBD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api/messages/id</w:t>
            </w:r>
          </w:p>
          <w:p w14:paraId="3B87E96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6811E1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110581A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Task&lt;ApiResponse&lt;MessageProjection&gt;&gt; Get(long id)</w:t>
            </w:r>
          </w:p>
          <w:p w14:paraId="1B4B074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63306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00455BD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FE1920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_repository.MessagesIncludeAll</w:t>
            </w:r>
          </w:p>
          <w:p w14:paraId="0BAB527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.AsNoTracking()</w:t>
            </w:r>
          </w:p>
          <w:p w14:paraId="4686505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.Where(m =&gt; m.MessageId == id)</w:t>
            </w:r>
          </w:p>
          <w:p w14:paraId="29C5795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.FirstOrDefaultAsync();</w:t>
            </w:r>
          </w:p>
          <w:p w14:paraId="17CCE6F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AC6060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 = _mapper</w:t>
            </w:r>
          </w:p>
          <w:p w14:paraId="09E0E72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.Map&lt;MessageProjection&gt;(message ?? throw new Exception("Message not found"));</w:t>
            </w:r>
          </w:p>
          <w:p w14:paraId="14114D2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6CA175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w:t>
            </w:r>
          </w:p>
          <w:p w14:paraId="41EEC26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FA4695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616A27D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087390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ApiResponse.Failed&lt;MessageProjection&gt;(exception.Message);</w:t>
            </w:r>
          </w:p>
          <w:p w14:paraId="1EA4685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4428E9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6431C9" w14:textId="77777777" w:rsidR="00663895" w:rsidRPr="00232D7C" w:rsidRDefault="00663895" w:rsidP="00663895">
            <w:pPr>
              <w:spacing w:line="240" w:lineRule="auto"/>
              <w:ind w:firstLine="0"/>
              <w:jc w:val="left"/>
              <w:rPr>
                <w:rFonts w:ascii="Consolas" w:hAnsi="Consolas" w:cs="Consolas"/>
                <w:sz w:val="24"/>
                <w:szCs w:val="24"/>
                <w:lang w:val="en-US"/>
              </w:rPr>
            </w:pPr>
          </w:p>
          <w:p w14:paraId="26D6AF15" w14:textId="77777777" w:rsidR="00663895" w:rsidRPr="00232D7C" w:rsidRDefault="00663895" w:rsidP="00663895">
            <w:pPr>
              <w:spacing w:line="240" w:lineRule="auto"/>
              <w:ind w:firstLine="0"/>
              <w:jc w:val="left"/>
              <w:rPr>
                <w:rFonts w:ascii="Consolas" w:hAnsi="Consolas" w:cs="Consolas"/>
                <w:sz w:val="24"/>
                <w:szCs w:val="24"/>
                <w:lang w:val="en-US"/>
              </w:rPr>
            </w:pPr>
          </w:p>
          <w:p w14:paraId="150781E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api/messages/queue/id</w:t>
            </w:r>
          </w:p>
          <w:p w14:paraId="5C0F93D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[Route("queue/{id}")]</w:t>
            </w:r>
          </w:p>
          <w:p w14:paraId="5CA7BB4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9C79B2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GetMessageForQueue(int id)</w:t>
            </w:r>
          </w:p>
          <w:p w14:paraId="69973E1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A36EBC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57FFF3D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139F13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messages = await _repository.GetMessagesForQueue(id);</w:t>
            </w:r>
          </w:p>
          <w:p w14:paraId="76E8C09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messages</w:t>
            </w:r>
          </w:p>
          <w:p w14:paraId="5A30943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14B26FC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1C76D37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59AB86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6BA1D24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A0E210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4B16CF6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51FA0E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96C6268" w14:textId="77777777" w:rsidR="00663895" w:rsidRPr="00232D7C" w:rsidRDefault="00663895" w:rsidP="00663895">
            <w:pPr>
              <w:spacing w:line="240" w:lineRule="auto"/>
              <w:ind w:firstLine="0"/>
              <w:jc w:val="left"/>
              <w:rPr>
                <w:rFonts w:ascii="Consolas" w:hAnsi="Consolas" w:cs="Consolas"/>
                <w:sz w:val="24"/>
                <w:szCs w:val="24"/>
                <w:lang w:val="en-US"/>
              </w:rPr>
            </w:pPr>
          </w:p>
          <w:p w14:paraId="7E081B3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api/messages/user/id</w:t>
            </w:r>
          </w:p>
          <w:p w14:paraId="18096C0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[Route("user/{id}")]</w:t>
            </w:r>
          </w:p>
          <w:p w14:paraId="3C82B21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7CF7233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GetListForUser(long id)</w:t>
            </w:r>
          </w:p>
          <w:p w14:paraId="300F401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41B5C7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38B8445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021722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w:t>
            </w:r>
          </w:p>
          <w:p w14:paraId="6E25FC4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.GetMessagesForUser(id))</w:t>
            </w:r>
          </w:p>
          <w:p w14:paraId="424BA75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6B5F074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37A6E66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8E15BC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88AA5C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A069DE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0AE3B1B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C26297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F11FF4B" w14:textId="77777777" w:rsidR="00663895" w:rsidRPr="00232D7C" w:rsidRDefault="00663895" w:rsidP="00663895">
            <w:pPr>
              <w:spacing w:line="240" w:lineRule="auto"/>
              <w:ind w:firstLine="0"/>
              <w:jc w:val="left"/>
              <w:rPr>
                <w:rFonts w:ascii="Consolas" w:hAnsi="Consolas" w:cs="Consolas"/>
                <w:sz w:val="24"/>
                <w:szCs w:val="24"/>
                <w:lang w:val="en-US"/>
              </w:rPr>
            </w:pPr>
          </w:p>
          <w:p w14:paraId="307BAF2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api/messages/next</w:t>
            </w:r>
          </w:p>
          <w:p w14:paraId="13FB028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[Route("next")]</w:t>
            </w:r>
          </w:p>
          <w:p w14:paraId="1F9D821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7895506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Task&lt;ApiResponse&lt;Message&gt;&gt; Get()</w:t>
            </w:r>
          </w:p>
          <w:p w14:paraId="133B40C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313B1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72B55DB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2D9065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_repository.GetCurrentMessageFromBusiestQueue();</w:t>
            </w:r>
          </w:p>
          <w:p w14:paraId="4AD49E0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59C05B3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37969C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throw new Exception("All queues are empty");</w:t>
            </w:r>
          </w:p>
          <w:p w14:paraId="23DB2A9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9FCD6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message.AttachedFiles = await _repository.GetAttachedFilesForMessage(message.MessageId);</w:t>
            </w:r>
          </w:p>
          <w:p w14:paraId="63BE57A0" w14:textId="77777777" w:rsidR="00663895" w:rsidRPr="00232D7C" w:rsidRDefault="00663895" w:rsidP="00663895">
            <w:pPr>
              <w:spacing w:line="240" w:lineRule="auto"/>
              <w:ind w:firstLine="0"/>
              <w:jc w:val="left"/>
              <w:rPr>
                <w:rFonts w:ascii="Consolas" w:hAnsi="Consolas" w:cs="Consolas"/>
                <w:sz w:val="24"/>
                <w:szCs w:val="24"/>
                <w:lang w:val="en-US"/>
              </w:rPr>
            </w:pPr>
          </w:p>
          <w:p w14:paraId="18346E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w:t>
            </w:r>
          </w:p>
          <w:p w14:paraId="2E808C2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48E8C7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BAF7D3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6633B2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ApiResponse.Failed&lt;Message&gt;(exception.Message);</w:t>
            </w:r>
          </w:p>
          <w:p w14:paraId="37E0823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AF10D7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C9D7321" w14:textId="77777777" w:rsidR="00663895" w:rsidRPr="00232D7C" w:rsidRDefault="00663895" w:rsidP="00663895">
            <w:pPr>
              <w:spacing w:line="240" w:lineRule="auto"/>
              <w:ind w:firstLine="0"/>
              <w:jc w:val="left"/>
              <w:rPr>
                <w:rFonts w:ascii="Consolas" w:hAnsi="Consolas" w:cs="Consolas"/>
                <w:sz w:val="24"/>
                <w:szCs w:val="24"/>
                <w:lang w:val="en-US"/>
              </w:rPr>
            </w:pPr>
          </w:p>
          <w:p w14:paraId="4F5692F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POST api/messages</w:t>
            </w:r>
          </w:p>
          <w:p w14:paraId="4751606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[HttpPost]</w:t>
            </w:r>
          </w:p>
          <w:p w14:paraId="17ED2D1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Post([FromBody]Message message)</w:t>
            </w:r>
          </w:p>
          <w:p w14:paraId="00E85A2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CD7288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53A191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0E12AC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result = await _repository.InsertMessage(message);</w:t>
            </w:r>
          </w:p>
          <w:p w14:paraId="0933AAB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(result &lt;= 0)</w:t>
            </w:r>
          </w:p>
          <w:p w14:paraId="1E297A83"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4DBE5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throw new Exception("Message inserting failed");</w:t>
            </w:r>
          </w:p>
          <w:p w14:paraId="198D00A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15DEA3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1AEF35F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5F72E5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56B963A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13098F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606833E2"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89B593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ABB67D5" w14:textId="77777777" w:rsidR="00663895" w:rsidRPr="00232D7C" w:rsidRDefault="00663895" w:rsidP="00663895">
            <w:pPr>
              <w:spacing w:line="240" w:lineRule="auto"/>
              <w:ind w:firstLine="0"/>
              <w:jc w:val="left"/>
              <w:rPr>
                <w:rFonts w:ascii="Consolas" w:hAnsi="Consolas" w:cs="Consolas"/>
                <w:sz w:val="24"/>
                <w:szCs w:val="24"/>
                <w:lang w:val="en-US"/>
              </w:rPr>
            </w:pPr>
          </w:p>
          <w:p w14:paraId="228B14B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PUT api/messages/id</w:t>
            </w:r>
          </w:p>
          <w:p w14:paraId="4CA6B57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328CF2F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[HttpPut]</w:t>
            </w:r>
          </w:p>
          <w:p w14:paraId="6451F24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Put([FromBody] Message message)</w:t>
            </w:r>
          </w:p>
          <w:p w14:paraId="36C873F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316CE2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5CF0C50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C3833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_repository.UpdateMessage(message);</w:t>
            </w:r>
          </w:p>
          <w:p w14:paraId="368DE7D7"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7D03FD8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D22A08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5476202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2BC7DB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242EBD0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01590B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65D0BDA" w14:textId="77777777" w:rsidR="00663895" w:rsidRPr="00232D7C" w:rsidRDefault="00663895" w:rsidP="00663895">
            <w:pPr>
              <w:spacing w:line="240" w:lineRule="auto"/>
              <w:ind w:firstLine="0"/>
              <w:jc w:val="left"/>
              <w:rPr>
                <w:rFonts w:ascii="Consolas" w:hAnsi="Consolas" w:cs="Consolas"/>
                <w:sz w:val="24"/>
                <w:szCs w:val="24"/>
                <w:lang w:val="en-US"/>
              </w:rPr>
            </w:pPr>
          </w:p>
          <w:p w14:paraId="7A9C887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DELETE api/messages/id</w:t>
            </w:r>
          </w:p>
          <w:p w14:paraId="622BB74F"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4224449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[HttpDelete]</w:t>
            </w:r>
          </w:p>
          <w:p w14:paraId="0467339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Delete(long id)</w:t>
            </w:r>
          </w:p>
          <w:p w14:paraId="0633C5B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B34890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79795D9A"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008E68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_repository.DeleteMessage(id);</w:t>
            </w:r>
          </w:p>
          <w:p w14:paraId="30801C5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3DCAF20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DB466B1"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7CD44DD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7BB447D"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663F5456"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935AD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5655AE" w14:textId="7E1167CF"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tc>
      </w:tr>
    </w:tbl>
    <w:p w14:paraId="7EAEE71C" w14:textId="4B4CAB75" w:rsidR="00663895" w:rsidRDefault="00663895" w:rsidP="00663895">
      <w:pPr>
        <w:ind w:firstLine="0"/>
        <w:jc w:val="center"/>
        <w:rPr>
          <w:lang w:val="en-US"/>
        </w:rPr>
      </w:pPr>
    </w:p>
    <w:p w14:paraId="575A74FB" w14:textId="5141585A" w:rsidR="00663895" w:rsidRDefault="00663895" w:rsidP="00663895">
      <w:pPr>
        <w:ind w:firstLine="0"/>
        <w:jc w:val="right"/>
      </w:pPr>
      <w:r>
        <w:t xml:space="preserve">Листинг </w:t>
      </w:r>
      <w:r w:rsidR="00DE7482">
        <w:t>В</w:t>
      </w:r>
      <w:r>
        <w:t>.5</w:t>
      </w:r>
    </w:p>
    <w:p w14:paraId="6D7EF33A" w14:textId="787AEE80" w:rsidR="00663895" w:rsidRPr="00663895" w:rsidRDefault="00663895" w:rsidP="008B614D">
      <w:pPr>
        <w:pStyle w:val="affffff4"/>
      </w:pPr>
      <w:r>
        <w:t xml:space="preserve">Интерфейс для взаимодействия с БД </w:t>
      </w:r>
      <w:r>
        <w:rPr>
          <w:lang w:val="en-US"/>
        </w:rPr>
        <w:t>IRepository</w:t>
      </w:r>
    </w:p>
    <w:tbl>
      <w:tblPr>
        <w:tblStyle w:val="af9"/>
        <w:tblW w:w="0" w:type="auto"/>
        <w:tblLook w:val="04A0" w:firstRow="1" w:lastRow="0" w:firstColumn="1" w:lastColumn="0" w:noHBand="0" w:noVBand="1"/>
      </w:tblPr>
      <w:tblGrid>
        <w:gridCol w:w="9628"/>
      </w:tblGrid>
      <w:tr w:rsidR="00663895" w14:paraId="351F59E0" w14:textId="77777777" w:rsidTr="00663895">
        <w:tc>
          <w:tcPr>
            <w:tcW w:w="9628" w:type="dxa"/>
          </w:tcPr>
          <w:p w14:paraId="0573855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public interface IRepository : IDisposable</w:t>
            </w:r>
          </w:p>
          <w:p w14:paraId="3BCFA80F"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6F238A"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DbSet&lt;Access&gt; Accesses { get; set; }</w:t>
            </w:r>
          </w:p>
          <w:p w14:paraId="4AB321AD"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IIncludableQueryable&lt;Access, User&gt; AccessesIncludeAll { get; }</w:t>
            </w:r>
          </w:p>
          <w:p w14:paraId="551FBAB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DbSet&lt;AttachedFile&gt; AttachedFiles { get; set; }</w:t>
            </w:r>
          </w:p>
          <w:p w14:paraId="3D4A182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DbSet&lt;Contact&gt; Contacts { get; set; }</w:t>
            </w:r>
          </w:p>
          <w:p w14:paraId="5E8C7F2E"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DbSet&lt;DeliveryQueue&gt; DeliveryQueues { get; set; }</w:t>
            </w:r>
          </w:p>
          <w:p w14:paraId="4EF7F5B5"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DbSet&lt;DestinationEmail&gt; DestinationEmails { get; set; }</w:t>
            </w:r>
          </w:p>
          <w:p w14:paraId="1999ED1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DbSet&lt;Message&gt; Messages { get; set; }</w:t>
            </w:r>
          </w:p>
          <w:p w14:paraId="412A022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IIncludableQueryable&lt;Message, User&gt; MessagesIncludeAll { get; }</w:t>
            </w:r>
          </w:p>
          <w:p w14:paraId="03A211E7"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DbSet&lt;Sale&gt; Sales { get; set; }</w:t>
            </w:r>
          </w:p>
          <w:p w14:paraId="7B957C1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DbSet&lt;Tariff&gt; Tariffs { get; set; }</w:t>
            </w:r>
          </w:p>
          <w:p w14:paraId="30C59E6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DbSet&lt;User&gt; Users { get; set; }</w:t>
            </w:r>
          </w:p>
          <w:p w14:paraId="285988A4" w14:textId="77777777" w:rsidR="00663895" w:rsidRPr="00232D7C" w:rsidRDefault="00663895" w:rsidP="00663895">
            <w:pPr>
              <w:ind w:firstLine="0"/>
              <w:jc w:val="left"/>
              <w:rPr>
                <w:rFonts w:ascii="Consolas" w:hAnsi="Consolas" w:cs="Consolas"/>
                <w:sz w:val="24"/>
                <w:szCs w:val="24"/>
                <w:lang w:val="en-US"/>
              </w:rPr>
            </w:pPr>
          </w:p>
          <w:p w14:paraId="0DDBC529"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InsertAccess(Access access);</w:t>
            </w:r>
          </w:p>
          <w:p w14:paraId="4327779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UpdateAccess(Access access, long id);</w:t>
            </w:r>
          </w:p>
          <w:p w14:paraId="5C245A9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DeleteAccess(long id);</w:t>
            </w:r>
          </w:p>
          <w:p w14:paraId="79B502B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Task&lt;IEnumerable&lt;Access&gt;&gt; GetActiveAccessesForUser(long id);</w:t>
            </w:r>
          </w:p>
          <w:p w14:paraId="303508FC" w14:textId="77777777" w:rsidR="00663895" w:rsidRPr="00232D7C" w:rsidRDefault="00663895" w:rsidP="00663895">
            <w:pPr>
              <w:ind w:firstLine="0"/>
              <w:jc w:val="left"/>
              <w:rPr>
                <w:rFonts w:ascii="Consolas" w:hAnsi="Consolas" w:cs="Consolas"/>
                <w:sz w:val="24"/>
                <w:szCs w:val="24"/>
                <w:lang w:val="en-US"/>
              </w:rPr>
            </w:pPr>
          </w:p>
          <w:p w14:paraId="7DA66683"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InsertAttachedFiles(IEnumerable&lt;AttachedFile&gt; attachedFiles);</w:t>
            </w:r>
          </w:p>
          <w:p w14:paraId="73B7ADE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UpdateAttachedFile(long id, AttachedFile file);</w:t>
            </w:r>
          </w:p>
          <w:p w14:paraId="6897F3C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DeleteAttachedFile(long id);</w:t>
            </w:r>
          </w:p>
          <w:p w14:paraId="2870DAD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Task&lt;List&lt;AttachedFile&gt;&gt; GetAttachedFilesForMessage(long messageId);</w:t>
            </w:r>
          </w:p>
          <w:p w14:paraId="0C872127" w14:textId="77777777" w:rsidR="00663895" w:rsidRPr="00232D7C" w:rsidRDefault="00663895" w:rsidP="00663895">
            <w:pPr>
              <w:ind w:firstLine="0"/>
              <w:jc w:val="left"/>
              <w:rPr>
                <w:rFonts w:ascii="Consolas" w:hAnsi="Consolas" w:cs="Consolas"/>
                <w:sz w:val="24"/>
                <w:szCs w:val="24"/>
                <w:lang w:val="en-US"/>
              </w:rPr>
            </w:pPr>
          </w:p>
          <w:p w14:paraId="370F828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InsertContact(Contact contact);</w:t>
            </w:r>
          </w:p>
          <w:p w14:paraId="690E3E37"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UpdateContact(Contact contact, long id);</w:t>
            </w:r>
          </w:p>
          <w:p w14:paraId="6275BC63"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DeleteContact(long id);</w:t>
            </w:r>
          </w:p>
          <w:p w14:paraId="59C91E3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Task&lt;IEnumerable&lt;Contact&gt;&gt; GetContactsForUser(long id);</w:t>
            </w:r>
          </w:p>
          <w:p w14:paraId="13984426" w14:textId="77777777" w:rsidR="00663895" w:rsidRPr="00232D7C" w:rsidRDefault="00663895" w:rsidP="00663895">
            <w:pPr>
              <w:ind w:firstLine="0"/>
              <w:jc w:val="left"/>
              <w:rPr>
                <w:rFonts w:ascii="Consolas" w:hAnsi="Consolas" w:cs="Consolas"/>
                <w:sz w:val="24"/>
                <w:szCs w:val="24"/>
                <w:lang w:val="en-US"/>
              </w:rPr>
            </w:pPr>
          </w:p>
          <w:p w14:paraId="537B336E"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InsertDeliveryQueue(DeliveryQueue deliveryQueue);</w:t>
            </w:r>
          </w:p>
          <w:p w14:paraId="3870E3B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UpdateDeliveryQueue(DeliveryQueue queue, int id);</w:t>
            </w:r>
          </w:p>
          <w:p w14:paraId="5DDBEA3F"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DeleteDeliveryQueue(int id);</w:t>
            </w:r>
          </w:p>
          <w:p w14:paraId="58B650C5" w14:textId="77777777" w:rsidR="00663895" w:rsidRPr="00232D7C" w:rsidRDefault="00663895" w:rsidP="00663895">
            <w:pPr>
              <w:ind w:firstLine="0"/>
              <w:jc w:val="left"/>
              <w:rPr>
                <w:rFonts w:ascii="Consolas" w:hAnsi="Consolas" w:cs="Consolas"/>
                <w:sz w:val="24"/>
                <w:szCs w:val="24"/>
                <w:lang w:val="en-US"/>
              </w:rPr>
            </w:pPr>
          </w:p>
          <w:p w14:paraId="6545864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InsertDestinationEmail(DestinationEmail destinationEmail);</w:t>
            </w:r>
          </w:p>
          <w:p w14:paraId="373C730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lastRenderedPageBreak/>
              <w:t xml:space="preserve">        Task&lt;int&gt; UpdateDestinationEmail(DestinationEmail destinationEmail);</w:t>
            </w:r>
          </w:p>
          <w:p w14:paraId="2514F62F"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DeleteDestinationEmail(long id);</w:t>
            </w:r>
          </w:p>
          <w:p w14:paraId="3035367A" w14:textId="77777777" w:rsidR="00663895" w:rsidRPr="00321997"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Task&lt;Message&gt; GetCurrentMessageFromBusiestQueue();</w:t>
            </w:r>
          </w:p>
          <w:p w14:paraId="0477B227"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InsertMessage(Message message);</w:t>
            </w:r>
          </w:p>
          <w:p w14:paraId="7EFA2EBF"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UpdateMessage(Message message);</w:t>
            </w:r>
          </w:p>
          <w:p w14:paraId="5EE0588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DeleteMessage(long id);</w:t>
            </w:r>
          </w:p>
          <w:p w14:paraId="5FB06EA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GetMessagesForQueue(int queueId);</w:t>
            </w:r>
          </w:p>
          <w:p w14:paraId="0E911CEA"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GetMessagesForUser(long userId);</w:t>
            </w:r>
          </w:p>
          <w:p w14:paraId="700EEB3C" w14:textId="77777777" w:rsidR="00663895" w:rsidRPr="00232D7C" w:rsidRDefault="00663895" w:rsidP="00663895">
            <w:pPr>
              <w:ind w:firstLine="0"/>
              <w:jc w:val="left"/>
              <w:rPr>
                <w:rFonts w:ascii="Consolas" w:hAnsi="Consolas" w:cs="Consolas"/>
                <w:sz w:val="24"/>
                <w:szCs w:val="24"/>
                <w:lang w:val="en-US"/>
              </w:rPr>
            </w:pPr>
          </w:p>
          <w:p w14:paraId="07635FC6"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InsertSale(Message message);</w:t>
            </w:r>
          </w:p>
          <w:p w14:paraId="0A5DF5E4"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UpdateSale(Message message, int id);</w:t>
            </w:r>
          </w:p>
          <w:p w14:paraId="51AEDFD4"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DeleteSale(int id);</w:t>
            </w:r>
          </w:p>
          <w:p w14:paraId="3CCDA41A" w14:textId="77777777" w:rsidR="00663895" w:rsidRPr="00232D7C" w:rsidRDefault="00663895" w:rsidP="00663895">
            <w:pPr>
              <w:ind w:firstLine="0"/>
              <w:jc w:val="left"/>
              <w:rPr>
                <w:rFonts w:ascii="Consolas" w:hAnsi="Consolas" w:cs="Consolas"/>
                <w:sz w:val="24"/>
                <w:szCs w:val="24"/>
                <w:lang w:val="en-US"/>
              </w:rPr>
            </w:pPr>
          </w:p>
          <w:p w14:paraId="381D5C5A"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InsertTariff(Tariff tariff);</w:t>
            </w:r>
          </w:p>
          <w:p w14:paraId="596CB98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UpdateTariff(Tariff tariff, int id);</w:t>
            </w:r>
          </w:p>
          <w:p w14:paraId="3B16E2F6"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DeleteTariff(int id);</w:t>
            </w:r>
          </w:p>
          <w:p w14:paraId="780DCC8F" w14:textId="77777777" w:rsidR="00663895" w:rsidRPr="00232D7C" w:rsidRDefault="00663895" w:rsidP="00663895">
            <w:pPr>
              <w:ind w:firstLine="0"/>
              <w:jc w:val="left"/>
              <w:rPr>
                <w:rFonts w:ascii="Consolas" w:hAnsi="Consolas" w:cs="Consolas"/>
                <w:sz w:val="24"/>
                <w:szCs w:val="24"/>
                <w:lang w:val="en-US"/>
              </w:rPr>
            </w:pPr>
          </w:p>
          <w:p w14:paraId="446D77F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InsertUser(User user);</w:t>
            </w:r>
          </w:p>
          <w:p w14:paraId="369F4B44"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UpdateUser(User user, long id);</w:t>
            </w:r>
          </w:p>
          <w:p w14:paraId="18174D1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DeleteUser(long id);</w:t>
            </w:r>
          </w:p>
          <w:p w14:paraId="324FA951" w14:textId="50F44517" w:rsidR="00663895" w:rsidRPr="00232D7C" w:rsidRDefault="00663895" w:rsidP="00663895">
            <w:pPr>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tc>
      </w:tr>
    </w:tbl>
    <w:p w14:paraId="1F1C9079" w14:textId="3C72690D" w:rsidR="00663895" w:rsidRDefault="00663895" w:rsidP="00663895">
      <w:pPr>
        <w:ind w:firstLine="0"/>
        <w:jc w:val="left"/>
      </w:pPr>
    </w:p>
    <w:p w14:paraId="721541A3" w14:textId="79FDF116" w:rsidR="00232D7C" w:rsidRDefault="00663895" w:rsidP="00232D7C">
      <w:pPr>
        <w:ind w:firstLine="0"/>
        <w:jc w:val="right"/>
      </w:pPr>
      <w:r>
        <w:t xml:space="preserve">Листинг </w:t>
      </w:r>
      <w:r w:rsidR="00DE7482">
        <w:t>В</w:t>
      </w:r>
      <w:r>
        <w:t>.6</w:t>
      </w:r>
    </w:p>
    <w:p w14:paraId="3483FCC8" w14:textId="77777777" w:rsidR="00232D7C" w:rsidRDefault="00232D7C" w:rsidP="008B614D">
      <w:pPr>
        <w:pStyle w:val="affffff4"/>
      </w:pPr>
      <w:r>
        <w:t>Модульный тест механизма хэширования</w:t>
      </w:r>
    </w:p>
    <w:tbl>
      <w:tblPr>
        <w:tblStyle w:val="af9"/>
        <w:tblW w:w="9634" w:type="dxa"/>
        <w:tblLook w:val="04A0" w:firstRow="1" w:lastRow="0" w:firstColumn="1" w:lastColumn="0" w:noHBand="0" w:noVBand="1"/>
      </w:tblPr>
      <w:tblGrid>
        <w:gridCol w:w="9634"/>
      </w:tblGrid>
      <w:tr w:rsidR="00232D7C" w14:paraId="2779AC40" w14:textId="77777777" w:rsidTr="00232D7C">
        <w:tc>
          <w:tcPr>
            <w:tcW w:w="9634" w:type="dxa"/>
            <w:tcBorders>
              <w:top w:val="single" w:sz="4" w:space="0" w:color="auto"/>
              <w:left w:val="single" w:sz="4" w:space="0" w:color="auto"/>
              <w:bottom w:val="single" w:sz="4" w:space="0" w:color="auto"/>
              <w:right w:val="single" w:sz="4" w:space="0" w:color="auto"/>
            </w:tcBorders>
          </w:tcPr>
          <w:p w14:paraId="40E7747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[TestClass]</w:t>
            </w:r>
          </w:p>
          <w:p w14:paraId="0A6BA39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HashSHA512Tests</w:t>
            </w:r>
          </w:p>
          <w:p w14:paraId="5E6EBD3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95D515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6C05CA65"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MakeHashTest()</w:t>
            </w:r>
          </w:p>
          <w:p w14:paraId="35327E7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D29E20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 = "Eviguf@77";</w:t>
            </w:r>
          </w:p>
          <w:p w14:paraId="7AD242F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passwordHash = "dba23bd80b85edfd9ea2f28e4cc4bb953" +</w:t>
            </w:r>
          </w:p>
          <w:p w14:paraId="6F5F348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"86df6b0183567ca3179cb156120f5c4" +</w:t>
            </w:r>
          </w:p>
          <w:p w14:paraId="326EE73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"0312fae40f7ad74431ca921ce4c2c27" +</w:t>
            </w:r>
          </w:p>
          <w:p w14:paraId="63A8665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"d4c92b604051bf090947649801dc54e5e";</w:t>
            </w:r>
          </w:p>
          <w:p w14:paraId="4E6C11F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actualPasswordHash = new HashSHA512().MakeHash(password);</w:t>
            </w:r>
          </w:p>
          <w:p w14:paraId="22FB220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Assert.Equals(passwordHash, actualPasswordHash);</w:t>
            </w:r>
          </w:p>
          <w:p w14:paraId="1756325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lastRenderedPageBreak/>
              <w:t xml:space="preserve">        }</w:t>
            </w:r>
          </w:p>
          <w:p w14:paraId="799014C4" w14:textId="1A84905E" w:rsidR="00232D7C" w:rsidRPr="00232D7C" w:rsidRDefault="00232D7C" w:rsidP="00321997">
            <w:pPr>
              <w:autoSpaceDE w:val="0"/>
              <w:autoSpaceDN w:val="0"/>
              <w:adjustRightInd w:val="0"/>
              <w:spacing w:line="240" w:lineRule="auto"/>
              <w:ind w:firstLine="0"/>
              <w:jc w:val="left"/>
              <w:rPr>
                <w:rFonts w:ascii="Consolas" w:hAnsi="Consolas" w:cs="Consolas"/>
                <w:color w:val="000000"/>
                <w:sz w:val="19"/>
                <w:szCs w:val="19"/>
              </w:rPr>
            </w:pPr>
            <w:r w:rsidRPr="00232D7C">
              <w:rPr>
                <w:rFonts w:ascii="Consolas" w:hAnsi="Consolas" w:cs="Consolas"/>
                <w:sz w:val="24"/>
                <w:szCs w:val="24"/>
              </w:rPr>
              <w:t xml:space="preserve">    }</w:t>
            </w:r>
          </w:p>
        </w:tc>
      </w:tr>
    </w:tbl>
    <w:p w14:paraId="0774DAE2" w14:textId="6300E3B6" w:rsidR="00232D7C" w:rsidRDefault="00232D7C" w:rsidP="00C521EA">
      <w:pPr>
        <w:ind w:firstLine="0"/>
      </w:pPr>
    </w:p>
    <w:p w14:paraId="172FBD74" w14:textId="40B336AB" w:rsidR="00232D7C" w:rsidRPr="00232D7C" w:rsidRDefault="00232D7C" w:rsidP="00232D7C">
      <w:pPr>
        <w:ind w:firstLine="0"/>
        <w:jc w:val="right"/>
      </w:pPr>
      <w:r>
        <w:t xml:space="preserve">Листинг </w:t>
      </w:r>
      <w:r w:rsidR="00DE7482">
        <w:t>В</w:t>
      </w:r>
      <w:r>
        <w:t>.7</w:t>
      </w:r>
    </w:p>
    <w:p w14:paraId="1D83C237" w14:textId="77777777" w:rsidR="00232D7C" w:rsidRDefault="00232D7C" w:rsidP="008B614D">
      <w:pPr>
        <w:pStyle w:val="affffff4"/>
      </w:pPr>
      <w:r w:rsidRPr="005258C7">
        <w:t>Модульный</w:t>
      </w:r>
      <w:r>
        <w:t xml:space="preserve"> тест контактов</w:t>
      </w:r>
    </w:p>
    <w:tbl>
      <w:tblPr>
        <w:tblStyle w:val="af9"/>
        <w:tblW w:w="9634" w:type="dxa"/>
        <w:tblLook w:val="04A0" w:firstRow="1" w:lastRow="0" w:firstColumn="1" w:lastColumn="0" w:noHBand="0" w:noVBand="1"/>
      </w:tblPr>
      <w:tblGrid>
        <w:gridCol w:w="9634"/>
      </w:tblGrid>
      <w:tr w:rsidR="00232D7C" w14:paraId="328B8377" w14:textId="77777777" w:rsidTr="00232D7C">
        <w:tc>
          <w:tcPr>
            <w:tcW w:w="9634" w:type="dxa"/>
            <w:tcBorders>
              <w:top w:val="single" w:sz="4" w:space="0" w:color="auto"/>
              <w:left w:val="single" w:sz="4" w:space="0" w:color="auto"/>
              <w:bottom w:val="single" w:sz="4" w:space="0" w:color="auto"/>
              <w:right w:val="single" w:sz="4" w:space="0" w:color="auto"/>
            </w:tcBorders>
          </w:tcPr>
          <w:p w14:paraId="62BE7EDC"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Domain.Models.Contacts;</w:t>
            </w:r>
          </w:p>
          <w:p w14:paraId="4115B7A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Domain.Models.Users;</w:t>
            </w:r>
          </w:p>
          <w:p w14:paraId="79346E6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Microsoft.VisualStudio.TestTools.UnitTesting;</w:t>
            </w:r>
          </w:p>
          <w:p w14:paraId="6B7CE16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p>
          <w:p w14:paraId="30E000DD"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namespace DeliveryRely.Domain.Tests</w:t>
            </w:r>
          </w:p>
          <w:p w14:paraId="1C8DED0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0BCB4871"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[TestClass]</w:t>
            </w:r>
          </w:p>
          <w:p w14:paraId="10A6C62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ContactTest</w:t>
            </w:r>
          </w:p>
          <w:p w14:paraId="690DB637"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E143E3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79A37C79"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FieldsTest()</w:t>
            </w:r>
          </w:p>
          <w:p w14:paraId="0FEB2C8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C176F7C"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contact = new Contact</w:t>
            </w:r>
          </w:p>
          <w:p w14:paraId="3A1CD658"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F57AFD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ContactId = 1,</w:t>
            </w:r>
          </w:p>
          <w:p w14:paraId="62014B41"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ContactName = "contact",</w:t>
            </w:r>
          </w:p>
          <w:p w14:paraId="66B0E489"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ContactEmail = "contact@yandex.ru",</w:t>
            </w:r>
          </w:p>
          <w:p w14:paraId="2B3C5980"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UserId = 4,</w:t>
            </w:r>
          </w:p>
          <w:p w14:paraId="4542556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 = new User</w:t>
            </w:r>
          </w:p>
          <w:p w14:paraId="1CD2F1FD"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9A38C5"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Email = "user@yandex.ru"</w:t>
            </w:r>
          </w:p>
          <w:p w14:paraId="2E80D0C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ED7569D"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6228E77"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 contact.ContactName);</w:t>
            </w:r>
          </w:p>
          <w:p w14:paraId="36C0455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Assert.AreEqual("contact@yandex.ru", contact.ContactEmail);</w:t>
            </w:r>
          </w:p>
          <w:p w14:paraId="093214B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Assert.AreEqual(4, contact.UserId);</w:t>
            </w:r>
          </w:p>
          <w:p w14:paraId="6150B991"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Assert.AreEqual("user@yandex.ru", contact.User.Email);</w:t>
            </w:r>
          </w:p>
          <w:p w14:paraId="70EBE5C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24DA4DD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p w14:paraId="65EA2A5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w:t>
            </w:r>
          </w:p>
          <w:p w14:paraId="6368477D" w14:textId="77777777" w:rsidR="00232D7C" w:rsidRPr="00232D7C" w:rsidRDefault="00232D7C" w:rsidP="00321997">
            <w:pPr>
              <w:ind w:firstLine="0"/>
              <w:rPr>
                <w:sz w:val="24"/>
                <w:szCs w:val="24"/>
                <w:lang w:val="en-US"/>
              </w:rPr>
            </w:pPr>
          </w:p>
        </w:tc>
      </w:tr>
    </w:tbl>
    <w:p w14:paraId="2D3F4C24" w14:textId="0FE3E606" w:rsidR="007E607E" w:rsidRDefault="007E607E" w:rsidP="00232D7C">
      <w:pPr>
        <w:rPr>
          <w:color w:val="000000" w:themeColor="text1"/>
          <w:lang w:val="en-US"/>
        </w:rPr>
      </w:pPr>
    </w:p>
    <w:p w14:paraId="34FC3525" w14:textId="77777777" w:rsidR="007E607E" w:rsidRDefault="007E607E">
      <w:pPr>
        <w:spacing w:after="160" w:line="259" w:lineRule="auto"/>
        <w:ind w:firstLine="0"/>
        <w:jc w:val="left"/>
        <w:rPr>
          <w:color w:val="000000" w:themeColor="text1"/>
          <w:lang w:val="en-US"/>
        </w:rPr>
      </w:pPr>
      <w:r>
        <w:rPr>
          <w:color w:val="000000" w:themeColor="text1"/>
          <w:lang w:val="en-US"/>
        </w:rPr>
        <w:br w:type="page"/>
      </w:r>
    </w:p>
    <w:p w14:paraId="48195BCF" w14:textId="6525E308" w:rsidR="00232D7C" w:rsidRDefault="007E607E" w:rsidP="007E607E">
      <w:pPr>
        <w:pStyle w:val="2"/>
        <w:numPr>
          <w:ilvl w:val="0"/>
          <w:numId w:val="0"/>
        </w:numPr>
      </w:pPr>
      <w:bookmarkStart w:id="270" w:name="_Toc74085183"/>
      <w:r>
        <w:lastRenderedPageBreak/>
        <w:t>Приложение Г</w:t>
      </w:r>
      <w:bookmarkEnd w:id="270"/>
    </w:p>
    <w:p w14:paraId="064EC512" w14:textId="77777777" w:rsidR="007E607E" w:rsidRDefault="007E607E" w:rsidP="007E607E">
      <w:pPr>
        <w:keepNext/>
        <w:ind w:firstLine="0"/>
      </w:pPr>
      <w:r w:rsidRPr="007E607E">
        <w:rPr>
          <w:noProof/>
          <w:lang w:eastAsia="ru-RU"/>
        </w:rPr>
        <w:drawing>
          <wp:inline distT="0" distB="0" distL="0" distR="0" wp14:anchorId="510E0D01" wp14:editId="076E6C4E">
            <wp:extent cx="6120130" cy="8649283"/>
            <wp:effectExtent l="0" t="0" r="0" b="0"/>
            <wp:docPr id="2" name="Рисунок 2" descr="C:\Users\r0bar\Documents\GitHub\MessageDeliveryService\Презентация\Заявка на внедр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0bar\Documents\GitHub\MessageDeliveryService\Презентация\Заявка на внедрение.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p>
    <w:p w14:paraId="79839A12" w14:textId="5EFA64B0" w:rsidR="007E607E" w:rsidRDefault="007E607E" w:rsidP="007E607E">
      <w:pPr>
        <w:pStyle w:val="affffff4"/>
      </w:pPr>
      <w:r>
        <w:t>Рис. Г.1. Заявка на разработку программного комплекса</w:t>
      </w:r>
    </w:p>
    <w:p w14:paraId="20981983" w14:textId="77777777" w:rsidR="007E607E" w:rsidRDefault="007E607E" w:rsidP="007E607E">
      <w:pPr>
        <w:pStyle w:val="affffff4"/>
        <w:keepNext/>
      </w:pPr>
      <w:r w:rsidRPr="007E607E">
        <w:rPr>
          <w:noProof/>
          <w:lang w:eastAsia="ru-RU"/>
        </w:rPr>
        <w:lastRenderedPageBreak/>
        <w:drawing>
          <wp:inline distT="0" distB="0" distL="0" distR="0" wp14:anchorId="68845906" wp14:editId="6916A2C5">
            <wp:extent cx="6120130" cy="8649283"/>
            <wp:effectExtent l="0" t="0" r="0" b="0"/>
            <wp:docPr id="3" name="Рисунок 3" descr="C:\Users\r0bar\Documents\GitHub\MessageDeliveryService\Презентация\Акт о внедрен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0bar\Documents\GitHub\MessageDeliveryService\Презентация\Акт о внедрении.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p>
    <w:p w14:paraId="46F59BCA" w14:textId="38FB7595" w:rsidR="007E607E" w:rsidRPr="007E607E" w:rsidRDefault="007E607E" w:rsidP="007E607E">
      <w:pPr>
        <w:pStyle w:val="af0"/>
        <w:jc w:val="center"/>
      </w:pPr>
      <w:r>
        <w:t>Рис. Г.2. Акт внедрения</w:t>
      </w:r>
    </w:p>
    <w:sectPr w:rsidR="007E607E" w:rsidRPr="007E607E" w:rsidSect="00AA1F1D">
      <w:headerReference w:type="default" r:id="rId69"/>
      <w:pgSz w:w="11906" w:h="16838"/>
      <w:pgMar w:top="1134" w:right="567" w:bottom="851"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Andrey T" w:date="2021-06-06T12:15:00Z" w:initials="AT">
    <w:p w14:paraId="5F8F3E12" w14:textId="02F00CB2" w:rsidR="00C7688B" w:rsidRDefault="00C7688B" w:rsidP="00DB1FD9">
      <w:pPr>
        <w:pStyle w:val="af2"/>
      </w:pPr>
      <w:r>
        <w:rPr>
          <w:rStyle w:val="af1"/>
        </w:rPr>
        <w:annotationRef/>
      </w:r>
      <w:r>
        <w:t>Так оставлять нельзя. По всей записке последний лист главы должен быть заполнен не менее 2/3 листа. В данном случае я бы просто что-то сократил выше, что бы не дописывать так много текста.</w:t>
      </w:r>
    </w:p>
  </w:comment>
  <w:comment w:id="19" w:author="Andrey T" w:date="2021-06-06T13:02:00Z" w:initials="AT">
    <w:p w14:paraId="749E3F79" w14:textId="77777777" w:rsidR="00C7688B" w:rsidRDefault="00C7688B" w:rsidP="00B37101">
      <w:pPr>
        <w:pStyle w:val="af2"/>
        <w:jc w:val="left"/>
      </w:pPr>
      <w:r>
        <w:rPr>
          <w:rStyle w:val="af1"/>
        </w:rPr>
        <w:annotationRef/>
      </w:r>
      <w:r>
        <w:t>Перед загловокмо лучше добавить отступ (в стили, что бы по всему документу применилось). А то сливается.</w:t>
      </w:r>
    </w:p>
  </w:comment>
  <w:comment w:id="24" w:author="Andrey T" w:date="2021-06-06T12:28:00Z" w:initials="AT">
    <w:p w14:paraId="0CAB5F15" w14:textId="75F5FC04" w:rsidR="00C7688B" w:rsidRDefault="00C7688B" w:rsidP="00DB1FD9">
      <w:pPr>
        <w:pStyle w:val="af2"/>
      </w:pPr>
      <w:r>
        <w:rPr>
          <w:rStyle w:val="af1"/>
        </w:rPr>
        <w:annotationRef/>
      </w:r>
      <w:r>
        <w:t>Цифры то же жирные и курсив, по левому краю выравнивание</w:t>
      </w:r>
    </w:p>
  </w:comment>
  <w:comment w:id="41" w:author="Andrey T" w:date="2021-06-06T12:55:00Z" w:initials="AT">
    <w:p w14:paraId="22E4284A" w14:textId="77777777" w:rsidR="00C7688B" w:rsidRDefault="00C7688B" w:rsidP="00B37101">
      <w:pPr>
        <w:pStyle w:val="af2"/>
        <w:jc w:val="left"/>
      </w:pPr>
      <w:r>
        <w:rPr>
          <w:rStyle w:val="af1"/>
        </w:rPr>
        <w:annotationRef/>
      </w:r>
      <w:r>
        <w:t xml:space="preserve">На защите могут спросить, почему не расматривали самые популярные у нас сервисы - </w:t>
      </w:r>
      <w:r>
        <w:rPr>
          <w:lang w:val="en-US"/>
        </w:rPr>
        <w:t>sendpulse</w:t>
      </w:r>
      <w:r w:rsidRPr="00463FE0">
        <w:t xml:space="preserve">, </w:t>
      </w:r>
      <w:r>
        <w:rPr>
          <w:lang w:val="en-US"/>
        </w:rPr>
        <w:t>unisender</w:t>
      </w:r>
      <w:r>
        <w:t>. И их нужно либо упомянуть, либо продумать ответ, почему не упоминул</w:t>
      </w:r>
    </w:p>
  </w:comment>
  <w:comment w:id="63" w:author="Andrey T" w:date="2021-06-06T12:58:00Z" w:initials="AT">
    <w:p w14:paraId="59E49A97" w14:textId="77777777" w:rsidR="00C7688B" w:rsidRDefault="00C7688B" w:rsidP="00B37101">
      <w:pPr>
        <w:pStyle w:val="af2"/>
        <w:jc w:val="left"/>
      </w:pPr>
      <w:r>
        <w:rPr>
          <w:rStyle w:val="af1"/>
        </w:rPr>
        <w:annotationRef/>
      </w:r>
      <w:r>
        <w:t>Жирность не нужна</w:t>
      </w:r>
    </w:p>
  </w:comment>
  <w:comment w:id="64" w:author="Andrey T" w:date="2021-06-06T12:59:00Z" w:initials="AT">
    <w:p w14:paraId="0A61E068" w14:textId="77777777" w:rsidR="00C7688B" w:rsidRDefault="00C7688B" w:rsidP="00B37101">
      <w:pPr>
        <w:pStyle w:val="af2"/>
        <w:jc w:val="left"/>
      </w:pPr>
      <w:r>
        <w:rPr>
          <w:rStyle w:val="af1"/>
        </w:rPr>
        <w:annotationRef/>
      </w:r>
      <w:r>
        <w:t>Зачем курсив?</w:t>
      </w:r>
    </w:p>
  </w:comment>
  <w:comment w:id="69" w:author="Andrey T" w:date="2021-06-06T13:00:00Z" w:initials="AT">
    <w:p w14:paraId="416288F9" w14:textId="77777777" w:rsidR="00C7688B" w:rsidRDefault="00C7688B" w:rsidP="00B37101">
      <w:pPr>
        <w:pStyle w:val="af2"/>
        <w:jc w:val="left"/>
      </w:pPr>
      <w:r>
        <w:rPr>
          <w:rStyle w:val="af1"/>
        </w:rPr>
        <w:annotationRef/>
      </w:r>
      <w:r>
        <w:t>Каждый лист внутри главы должен быть заполнен на 100%, последний лист главы - на 2/3</w:t>
      </w:r>
    </w:p>
  </w:comment>
  <w:comment w:id="82" w:author="Andrey T" w:date="2021-06-06T13:03:00Z" w:initials="AT">
    <w:p w14:paraId="6742B4A8" w14:textId="77777777" w:rsidR="00C7688B" w:rsidRDefault="00C7688B" w:rsidP="00B37101">
      <w:pPr>
        <w:pStyle w:val="af2"/>
        <w:jc w:val="left"/>
      </w:pPr>
      <w:r>
        <w:rPr>
          <w:rStyle w:val="af1"/>
        </w:rPr>
        <w:annotationRef/>
      </w:r>
      <w:r>
        <w:t>Не хватает перед этим какой-то общей тестовки-абзаца.</w:t>
      </w:r>
    </w:p>
  </w:comment>
  <w:comment w:id="97" w:author="Andrey T" w:date="2021-06-06T13:10:00Z" w:initials="AT">
    <w:p w14:paraId="4A343270" w14:textId="77777777" w:rsidR="00C7688B" w:rsidRDefault="00C7688B" w:rsidP="00B37101">
      <w:pPr>
        <w:pStyle w:val="af2"/>
        <w:jc w:val="left"/>
      </w:pPr>
      <w:r>
        <w:rPr>
          <w:rStyle w:val="af1"/>
        </w:rPr>
        <w:annotationRef/>
      </w:r>
      <w:r>
        <w:t>точка</w:t>
      </w:r>
    </w:p>
  </w:comment>
  <w:comment w:id="226" w:author="Andrey T" w:date="2021-06-06T13:23:00Z" w:initials="AT">
    <w:p w14:paraId="03B88967" w14:textId="77777777" w:rsidR="00C7688B" w:rsidRDefault="00C7688B" w:rsidP="00B37101">
      <w:pPr>
        <w:pStyle w:val="af2"/>
        <w:jc w:val="left"/>
      </w:pPr>
      <w:r>
        <w:rPr>
          <w:rStyle w:val="af1"/>
        </w:rPr>
        <w:annotationRef/>
      </w:r>
      <w:r>
        <w:t>Считается что в сиске должно быть (не менее половины) журнальных источников и книг. Сейчас в основном сайты. Но в целом не плохо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8F3E12" w15:done="0"/>
  <w15:commentEx w15:paraId="749E3F79" w15:done="0"/>
  <w15:commentEx w15:paraId="0CAB5F15" w15:done="0"/>
  <w15:commentEx w15:paraId="22E4284A" w15:done="0"/>
  <w15:commentEx w15:paraId="59E49A97" w15:done="0"/>
  <w15:commentEx w15:paraId="0A61E068" w15:done="0"/>
  <w15:commentEx w15:paraId="416288F9" w15:done="0"/>
  <w15:commentEx w15:paraId="6742B4A8" w15:done="0"/>
  <w15:commentEx w15:paraId="4A343270" w15:done="0"/>
  <w15:commentEx w15:paraId="03B889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73AED" w16cex:dateUtc="2021-06-06T09:15:00Z"/>
  <w16cex:commentExtensible w16cex:durableId="24673B47" w16cex:dateUtc="2021-06-06T09:17:00Z"/>
  <w16cex:commentExtensible w16cex:durableId="24673E32" w16cex:dateUtc="2021-06-06T09:29:00Z"/>
  <w16cex:commentExtensible w16cex:durableId="24673EB8" w16cex:dateUtc="2021-06-06T09:31:00Z"/>
  <w16cex:commentExtensible w16cex:durableId="246745D0" w16cex:dateUtc="2021-06-06T10:02:00Z"/>
  <w16cex:commentExtensible w16cex:durableId="24673DD4" w16cex:dateUtc="2021-06-06T09:28:00Z"/>
  <w16cex:commentExtensible w16cex:durableId="24674450" w16cex:dateUtc="2021-06-06T09:55:00Z"/>
  <w16cex:commentExtensible w16cex:durableId="2467450D" w16cex:dateUtc="2021-06-06T09:58:00Z"/>
  <w16cex:commentExtensible w16cex:durableId="24674543" w16cex:dateUtc="2021-06-06T09:59:00Z"/>
  <w16cex:commentExtensible w16cex:durableId="2467456A" w16cex:dateUtc="2021-06-06T10:00:00Z"/>
  <w16cex:commentExtensible w16cex:durableId="2467461E" w16cex:dateUtc="2021-06-06T10:03:00Z"/>
  <w16cex:commentExtensible w16cex:durableId="24674750" w16cex:dateUtc="2021-06-06T10:08:00Z"/>
  <w16cex:commentExtensible w16cex:durableId="246747DB" w16cex:dateUtc="2021-06-06T10:10:00Z"/>
  <w16cex:commentExtensible w16cex:durableId="24674AD1" w16cex:dateUtc="2021-06-0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F3E12" w16cid:durableId="24673AED"/>
  <w16cid:commentId w16cid:paraId="5E69B485" w16cid:durableId="24673B47"/>
  <w16cid:commentId w16cid:paraId="21E91FD3" w16cid:durableId="24673E32"/>
  <w16cid:commentId w16cid:paraId="43AE2E6B" w16cid:durableId="24673EB8"/>
  <w16cid:commentId w16cid:paraId="749E3F79" w16cid:durableId="246745D0"/>
  <w16cid:commentId w16cid:paraId="0CAB5F15" w16cid:durableId="24673DD4"/>
  <w16cid:commentId w16cid:paraId="22E4284A" w16cid:durableId="24674450"/>
  <w16cid:commentId w16cid:paraId="59E49A97" w16cid:durableId="2467450D"/>
  <w16cid:commentId w16cid:paraId="0A61E068" w16cid:durableId="24674543"/>
  <w16cid:commentId w16cid:paraId="416288F9" w16cid:durableId="2467456A"/>
  <w16cid:commentId w16cid:paraId="6742B4A8" w16cid:durableId="2467461E"/>
  <w16cid:commentId w16cid:paraId="6424D0B7" w16cid:durableId="24674750"/>
  <w16cid:commentId w16cid:paraId="4A343270" w16cid:durableId="246747DB"/>
  <w16cid:commentId w16cid:paraId="03B88967" w16cid:durableId="24674A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9FDBD" w14:textId="77777777" w:rsidR="000C6B66" w:rsidRDefault="000C6B66" w:rsidP="00AA1F1D">
      <w:pPr>
        <w:spacing w:line="240" w:lineRule="auto"/>
      </w:pPr>
      <w:r>
        <w:separator/>
      </w:r>
    </w:p>
  </w:endnote>
  <w:endnote w:type="continuationSeparator" w:id="0">
    <w:p w14:paraId="58980B1D" w14:textId="77777777" w:rsidR="000C6B66" w:rsidRDefault="000C6B66" w:rsidP="00AA1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useoSansCyrl">
    <w:altName w:val="Times New Roman"/>
    <w:panose1 w:val="00000000000000000000"/>
    <w:charset w:val="00"/>
    <w:family w:val="roman"/>
    <w:notTrueType/>
    <w:pitch w:val="default"/>
  </w:font>
  <w:font w:name="Times">
    <w:panose1 w:val="02020603050405020304"/>
    <w:charset w:val="CC"/>
    <w:family w:val="roman"/>
    <w:pitch w:val="variable"/>
    <w:sig w:usb0="E0002EFF" w:usb1="C000785B" w:usb2="00000009" w:usb3="00000000" w:csb0="000001F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F46FEA" w14:textId="77777777" w:rsidR="000C6B66" w:rsidRDefault="000C6B66" w:rsidP="00AA1F1D">
      <w:pPr>
        <w:spacing w:line="240" w:lineRule="auto"/>
      </w:pPr>
      <w:r>
        <w:separator/>
      </w:r>
    </w:p>
  </w:footnote>
  <w:footnote w:type="continuationSeparator" w:id="0">
    <w:p w14:paraId="003AA7F9" w14:textId="77777777" w:rsidR="000C6B66" w:rsidRDefault="000C6B66" w:rsidP="00AA1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EndPr/>
    <w:sdtContent>
      <w:p w14:paraId="1AD5B683" w14:textId="77777777" w:rsidR="00C7688B" w:rsidRDefault="00C7688B" w:rsidP="00AA1F1D">
        <w:pPr>
          <w:pStyle w:val="aa"/>
          <w:ind w:firstLine="0"/>
          <w:jc w:val="center"/>
        </w:pPr>
        <w:r>
          <w:fldChar w:fldCharType="begin"/>
        </w:r>
        <w:r>
          <w:instrText>PAGE   \* MERGEFORMAT</w:instrText>
        </w:r>
        <w:r>
          <w:fldChar w:fldCharType="separate"/>
        </w:r>
        <w:r>
          <w:rPr>
            <w:noProof/>
          </w:rPr>
          <w:t>97</w:t>
        </w:r>
        <w:r>
          <w:fldChar w:fldCharType="end"/>
        </w:r>
      </w:p>
    </w:sdtContent>
  </w:sdt>
  <w:p w14:paraId="13C772C5" w14:textId="77777777" w:rsidR="00C7688B" w:rsidRDefault="00C7688B">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285660"/>
      <w:docPartObj>
        <w:docPartGallery w:val="Page Numbers (Top of Page)"/>
        <w:docPartUnique/>
      </w:docPartObj>
    </w:sdtPr>
    <w:sdtEndPr>
      <w:rPr>
        <w:sz w:val="24"/>
        <w:szCs w:val="24"/>
      </w:rPr>
    </w:sdtEndPr>
    <w:sdtContent>
      <w:p w14:paraId="74A7AEE3" w14:textId="0AC6B362" w:rsidR="00C7688B" w:rsidRPr="0071314C" w:rsidRDefault="00C7688B" w:rsidP="00C91C07">
        <w:pPr>
          <w:pStyle w:val="aa"/>
          <w:ind w:firstLine="0"/>
          <w:jc w:val="center"/>
          <w:rPr>
            <w:sz w:val="24"/>
            <w:szCs w:val="24"/>
          </w:rPr>
        </w:pPr>
        <w:r w:rsidRPr="00097A9E">
          <w:rPr>
            <w:sz w:val="24"/>
            <w:szCs w:val="24"/>
          </w:rPr>
          <w:fldChar w:fldCharType="begin"/>
        </w:r>
        <w:r w:rsidRPr="00097A9E">
          <w:rPr>
            <w:sz w:val="24"/>
            <w:szCs w:val="24"/>
          </w:rPr>
          <w:instrText>PAGE   \* MERGEFORMAT</w:instrText>
        </w:r>
        <w:r w:rsidRPr="00097A9E">
          <w:rPr>
            <w:sz w:val="24"/>
            <w:szCs w:val="24"/>
          </w:rPr>
          <w:fldChar w:fldCharType="separate"/>
        </w:r>
        <w:r w:rsidR="00895D1C">
          <w:rPr>
            <w:noProof/>
            <w:sz w:val="24"/>
            <w:szCs w:val="24"/>
          </w:rPr>
          <w:t>21</w:t>
        </w:r>
        <w:r w:rsidRPr="00097A9E">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B72"/>
    <w:multiLevelType w:val="hybridMultilevel"/>
    <w:tmpl w:val="A274C306"/>
    <w:lvl w:ilvl="0" w:tplc="79D696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CFB3412"/>
    <w:multiLevelType w:val="hybridMultilevel"/>
    <w:tmpl w:val="98F2FAD8"/>
    <w:lvl w:ilvl="0" w:tplc="ABCE6F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405D29"/>
    <w:multiLevelType w:val="hybridMultilevel"/>
    <w:tmpl w:val="A274D60E"/>
    <w:lvl w:ilvl="0" w:tplc="94BED2CE">
      <w:start w:val="1"/>
      <w:numFmt w:val="decimal"/>
      <w:lvlText w:val="%1."/>
      <w:lvlJc w:val="left"/>
      <w:pPr>
        <w:ind w:left="1068" w:hanging="360"/>
      </w:pPr>
      <w:rPr>
        <w:b w:val="0"/>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E7E17E4"/>
    <w:multiLevelType w:val="hybridMultilevel"/>
    <w:tmpl w:val="5AE2F0E8"/>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42E5E08"/>
    <w:multiLevelType w:val="hybridMultilevel"/>
    <w:tmpl w:val="B14E8324"/>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1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F926D8E"/>
    <w:multiLevelType w:val="hybridMultilevel"/>
    <w:tmpl w:val="980442F8"/>
    <w:lvl w:ilvl="0" w:tplc="3BBC0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4A46ACA"/>
    <w:multiLevelType w:val="hybridMultilevel"/>
    <w:tmpl w:val="121862EA"/>
    <w:lvl w:ilvl="0" w:tplc="5CF82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94324C8"/>
    <w:multiLevelType w:val="hybridMultilevel"/>
    <w:tmpl w:val="1ABACAEA"/>
    <w:lvl w:ilvl="0" w:tplc="0419000F">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26560FF0">
      <w:start w:val="1"/>
      <w:numFmt w:val="decimal"/>
      <w:lvlText w:val="%3)"/>
      <w:lvlJc w:val="left"/>
      <w:pPr>
        <w:ind w:left="2688" w:hanging="36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15:restartNumberingAfterBreak="0">
    <w:nsid w:val="30740C95"/>
    <w:multiLevelType w:val="hybridMultilevel"/>
    <w:tmpl w:val="F1A6192E"/>
    <w:lvl w:ilvl="0" w:tplc="54162FC0">
      <w:start w:val="1"/>
      <w:numFmt w:val="bullet"/>
      <w:pStyle w:val="a"/>
      <w:lvlText w:val=""/>
      <w:lvlJc w:val="left"/>
      <w:pPr>
        <w:ind w:left="1068" w:hanging="360"/>
      </w:pPr>
      <w:rPr>
        <w:rFonts w:ascii="Symbol" w:eastAsiaTheme="minorHAnsi" w:hAnsi="Symbol" w:cstheme="minorBidi"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2" w15:restartNumberingAfterBreak="0">
    <w:nsid w:val="30CF2D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2217FD"/>
    <w:multiLevelType w:val="hybridMultilevel"/>
    <w:tmpl w:val="9B72D5B0"/>
    <w:lvl w:ilvl="0" w:tplc="36D27B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1D32A64"/>
    <w:multiLevelType w:val="hybridMultilevel"/>
    <w:tmpl w:val="F132BF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3561B8D"/>
    <w:multiLevelType w:val="hybridMultilevel"/>
    <w:tmpl w:val="275698A8"/>
    <w:lvl w:ilvl="0" w:tplc="DFE84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6F9359A"/>
    <w:multiLevelType w:val="hybridMultilevel"/>
    <w:tmpl w:val="3C4A5BA6"/>
    <w:lvl w:ilvl="0" w:tplc="CB6A56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8F427D2"/>
    <w:multiLevelType w:val="hybridMultilevel"/>
    <w:tmpl w:val="B6EC2A6E"/>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19" w15:restartNumberingAfterBreak="0">
    <w:nsid w:val="3A022E5C"/>
    <w:multiLevelType w:val="hybridMultilevel"/>
    <w:tmpl w:val="FBDA9A58"/>
    <w:lvl w:ilvl="0" w:tplc="49B29A7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B3B034D"/>
    <w:multiLevelType w:val="hybridMultilevel"/>
    <w:tmpl w:val="85D47CC0"/>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F835453"/>
    <w:multiLevelType w:val="hybridMultilevel"/>
    <w:tmpl w:val="A246F85C"/>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pStyle w:val="c"/>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15:restartNumberingAfterBreak="0">
    <w:nsid w:val="41AD4734"/>
    <w:multiLevelType w:val="hybridMultilevel"/>
    <w:tmpl w:val="CA32725A"/>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24" w15:restartNumberingAfterBreak="0">
    <w:nsid w:val="4C68689A"/>
    <w:multiLevelType w:val="multilevel"/>
    <w:tmpl w:val="27067BB6"/>
    <w:lvl w:ilvl="0">
      <w:start w:val="1"/>
      <w:numFmt w:val="decimal"/>
      <w:pStyle w:val="1"/>
      <w:suff w:val="space"/>
      <w:lvlText w:val="%1."/>
      <w:lvlJc w:val="left"/>
      <w:pPr>
        <w:ind w:left="0" w:firstLine="0"/>
      </w:pPr>
      <w:rPr>
        <w:rFonts w:hint="default"/>
        <w:lang w:val="ru-RU"/>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7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w:lvlJc w:val="left"/>
      <w:pPr>
        <w:ind w:left="0" w:firstLine="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D502F64"/>
    <w:multiLevelType w:val="hybridMultilevel"/>
    <w:tmpl w:val="AC248108"/>
    <w:lvl w:ilvl="0" w:tplc="AD400E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505104C1"/>
    <w:multiLevelType w:val="multilevel"/>
    <w:tmpl w:val="3CEC7A30"/>
    <w:lvl w:ilvl="0">
      <w:start w:val="1"/>
      <w:numFmt w:val="decimal"/>
      <w:suff w:val="space"/>
      <w:lvlText w:val="%1."/>
      <w:lvlJc w:val="left"/>
      <w:pPr>
        <w:ind w:left="0" w:firstLine="0"/>
      </w:pPr>
    </w:lvl>
    <w:lvl w:ilvl="1">
      <w:start w:val="1"/>
      <w:numFmt w:val="decimal"/>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7" w15:restartNumberingAfterBreak="0">
    <w:nsid w:val="52635747"/>
    <w:multiLevelType w:val="hybridMultilevel"/>
    <w:tmpl w:val="63C26284"/>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521111D"/>
    <w:multiLevelType w:val="hybridMultilevel"/>
    <w:tmpl w:val="883289D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9" w15:restartNumberingAfterBreak="0">
    <w:nsid w:val="584E7706"/>
    <w:multiLevelType w:val="hybridMultilevel"/>
    <w:tmpl w:val="69C881B6"/>
    <w:lvl w:ilvl="0" w:tplc="CBE23B12">
      <w:start w:val="1"/>
      <w:numFmt w:val="decimal"/>
      <w:pStyle w:val="a0"/>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0330D5"/>
    <w:multiLevelType w:val="hybridMultilevel"/>
    <w:tmpl w:val="62F4C604"/>
    <w:lvl w:ilvl="0" w:tplc="454845E2">
      <w:start w:val="1"/>
      <w:numFmt w:val="bullet"/>
      <w:pStyle w:val="10"/>
      <w:lvlText w:val=""/>
      <w:lvlJc w:val="left"/>
      <w:pPr>
        <w:ind w:left="720" w:hanging="360"/>
      </w:pPr>
      <w:rPr>
        <w:rFonts w:ascii="Symbol" w:hAnsi="Symbol" w:hint="default"/>
      </w:rPr>
    </w:lvl>
    <w:lvl w:ilvl="1" w:tplc="08FACB90">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4321462"/>
    <w:multiLevelType w:val="hybridMultilevel"/>
    <w:tmpl w:val="82961580"/>
    <w:lvl w:ilvl="0" w:tplc="DC1A5D60">
      <w:start w:val="1"/>
      <w:numFmt w:val="decimal"/>
      <w:pStyle w:val="30"/>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86574F"/>
    <w:multiLevelType w:val="hybridMultilevel"/>
    <w:tmpl w:val="A0AC9218"/>
    <w:lvl w:ilvl="0" w:tplc="911A24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685143F1"/>
    <w:multiLevelType w:val="hybridMultilevel"/>
    <w:tmpl w:val="73644A92"/>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34" w15:restartNumberingAfterBreak="0">
    <w:nsid w:val="6E463CAE"/>
    <w:multiLevelType w:val="multilevel"/>
    <w:tmpl w:val="953A77D6"/>
    <w:styleLink w:val="a1"/>
    <w:lvl w:ilvl="0">
      <w:start w:val="1"/>
      <w:numFmt w:val="decimal"/>
      <w:suff w:val="space"/>
      <w:lvlText w:val="%1."/>
      <w:lvlJc w:val="left"/>
      <w:pPr>
        <w:ind w:left="360" w:hanging="360"/>
      </w:pPr>
      <w:rPr>
        <w:rFonts w:ascii="Times New Roman" w:eastAsiaTheme="minorHAnsi" w:hAnsi="Times New Roman" w:cstheme="minorBidi"/>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012B5B"/>
    <w:multiLevelType w:val="hybridMultilevel"/>
    <w:tmpl w:val="2A2C4B10"/>
    <w:lvl w:ilvl="0" w:tplc="F4063412">
      <w:start w:val="1"/>
      <w:numFmt w:val="decimal"/>
      <w:lvlText w:val="%1."/>
      <w:lvlJc w:val="left"/>
      <w:pPr>
        <w:tabs>
          <w:tab w:val="num" w:pos="1069"/>
        </w:tabs>
        <w:ind w:left="1069" w:hanging="360"/>
      </w:pPr>
      <w:rPr>
        <w:b w:val="0"/>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36" w15:restartNumberingAfterBreak="0">
    <w:nsid w:val="77320D42"/>
    <w:multiLevelType w:val="hybridMultilevel"/>
    <w:tmpl w:val="EA320F6E"/>
    <w:lvl w:ilvl="0" w:tplc="42AC4FC4">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7978353A"/>
    <w:multiLevelType w:val="hybridMultilevel"/>
    <w:tmpl w:val="A1CE0432"/>
    <w:lvl w:ilvl="0" w:tplc="0BCAC5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F860F2F"/>
    <w:multiLevelType w:val="hybridMultilevel"/>
    <w:tmpl w:val="8FBA7D6C"/>
    <w:lvl w:ilvl="0" w:tplc="5ECC4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7FFC4449"/>
    <w:multiLevelType w:val="hybridMultilevel"/>
    <w:tmpl w:val="CCA09BEE"/>
    <w:lvl w:ilvl="0" w:tplc="623863F0">
      <w:start w:val="2"/>
      <w:numFmt w:val="bullet"/>
      <w:pStyle w:val="a2"/>
      <w:lvlText w:val="•"/>
      <w:lvlJc w:val="left"/>
      <w:pPr>
        <w:ind w:left="1060" w:hanging="34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5"/>
  </w:num>
  <w:num w:numId="3">
    <w:abstractNumId w:val="9"/>
  </w:num>
  <w:num w:numId="4">
    <w:abstractNumId w:val="30"/>
  </w:num>
  <w:num w:numId="5">
    <w:abstractNumId w:val="2"/>
  </w:num>
  <w:num w:numId="6">
    <w:abstractNumId w:val="29"/>
  </w:num>
  <w:num w:numId="7">
    <w:abstractNumId w:val="39"/>
  </w:num>
  <w:num w:numId="8">
    <w:abstractNumId w:val="34"/>
  </w:num>
  <w:num w:numId="9">
    <w:abstractNumId w:val="31"/>
  </w:num>
  <w:num w:numId="10">
    <w:abstractNumId w:val="12"/>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0"/>
  </w:num>
  <w:num w:numId="16">
    <w:abstractNumId w:val="8"/>
  </w:num>
  <w:num w:numId="17">
    <w:abstractNumId w:val="16"/>
  </w:num>
  <w:num w:numId="18">
    <w:abstractNumId w:val="20"/>
  </w:num>
  <w:num w:numId="19">
    <w:abstractNumId w:val="14"/>
  </w:num>
  <w:num w:numId="20">
    <w:abstractNumId w:val="27"/>
  </w:num>
  <w:num w:numId="21">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1"/>
  </w:num>
  <w:num w:numId="24">
    <w:abstractNumId w:val="17"/>
  </w:num>
  <w:num w:numId="25">
    <w:abstractNumId w:val="7"/>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19"/>
  </w:num>
  <w:num w:numId="39">
    <w:abstractNumId w:val="29"/>
    <w:lvlOverride w:ilvl="0">
      <w:startOverride w:val="1"/>
    </w:lvlOverride>
  </w:num>
  <w:num w:numId="40">
    <w:abstractNumId w:val="33"/>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28"/>
  </w:num>
  <w:num w:numId="44">
    <w:abstractNumId w:val="15"/>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y T">
    <w15:presenceInfo w15:providerId="Windows Live" w15:userId="273f916f6534860d"/>
  </w15:person>
  <w15:person w15:author="ПК">
    <w15:presenceInfo w15:providerId="None" w15:userId="П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82"/>
    <w:rsid w:val="00002F98"/>
    <w:rsid w:val="0000458D"/>
    <w:rsid w:val="0000678E"/>
    <w:rsid w:val="00007DC7"/>
    <w:rsid w:val="00010492"/>
    <w:rsid w:val="00014D8C"/>
    <w:rsid w:val="000152E0"/>
    <w:rsid w:val="000178B6"/>
    <w:rsid w:val="0002288F"/>
    <w:rsid w:val="00024AA1"/>
    <w:rsid w:val="00033099"/>
    <w:rsid w:val="00033EAC"/>
    <w:rsid w:val="00035516"/>
    <w:rsid w:val="00035728"/>
    <w:rsid w:val="000369C0"/>
    <w:rsid w:val="000443CD"/>
    <w:rsid w:val="00046896"/>
    <w:rsid w:val="0004725C"/>
    <w:rsid w:val="00055D72"/>
    <w:rsid w:val="0006413E"/>
    <w:rsid w:val="0007015F"/>
    <w:rsid w:val="000762AD"/>
    <w:rsid w:val="000837A7"/>
    <w:rsid w:val="00083C5F"/>
    <w:rsid w:val="00084CC0"/>
    <w:rsid w:val="0008660F"/>
    <w:rsid w:val="000909B3"/>
    <w:rsid w:val="0009148E"/>
    <w:rsid w:val="00096B0F"/>
    <w:rsid w:val="000A27D5"/>
    <w:rsid w:val="000A31F4"/>
    <w:rsid w:val="000A39DA"/>
    <w:rsid w:val="000A3A92"/>
    <w:rsid w:val="000A69FA"/>
    <w:rsid w:val="000B07B2"/>
    <w:rsid w:val="000B1A9D"/>
    <w:rsid w:val="000B2C66"/>
    <w:rsid w:val="000B510E"/>
    <w:rsid w:val="000B71BE"/>
    <w:rsid w:val="000C518B"/>
    <w:rsid w:val="000C6B66"/>
    <w:rsid w:val="000D3773"/>
    <w:rsid w:val="000D3974"/>
    <w:rsid w:val="000D5EC8"/>
    <w:rsid w:val="000E1EBF"/>
    <w:rsid w:val="000E5715"/>
    <w:rsid w:val="000E6B46"/>
    <w:rsid w:val="000E6F3F"/>
    <w:rsid w:val="000F559E"/>
    <w:rsid w:val="000F56A3"/>
    <w:rsid w:val="001078C1"/>
    <w:rsid w:val="0011026A"/>
    <w:rsid w:val="00115F3F"/>
    <w:rsid w:val="001161F3"/>
    <w:rsid w:val="00117455"/>
    <w:rsid w:val="00120981"/>
    <w:rsid w:val="00122CF5"/>
    <w:rsid w:val="00125AE6"/>
    <w:rsid w:val="001270F6"/>
    <w:rsid w:val="00127B9A"/>
    <w:rsid w:val="00132ED2"/>
    <w:rsid w:val="00135AC6"/>
    <w:rsid w:val="00140F30"/>
    <w:rsid w:val="001421EA"/>
    <w:rsid w:val="00145114"/>
    <w:rsid w:val="00146002"/>
    <w:rsid w:val="0014746C"/>
    <w:rsid w:val="00150EB3"/>
    <w:rsid w:val="00153DB0"/>
    <w:rsid w:val="0015581F"/>
    <w:rsid w:val="00155AA8"/>
    <w:rsid w:val="00157C0A"/>
    <w:rsid w:val="00164D4C"/>
    <w:rsid w:val="00167414"/>
    <w:rsid w:val="0017021E"/>
    <w:rsid w:val="001708AB"/>
    <w:rsid w:val="00174D00"/>
    <w:rsid w:val="00177DF2"/>
    <w:rsid w:val="00181DE7"/>
    <w:rsid w:val="00185943"/>
    <w:rsid w:val="0019278C"/>
    <w:rsid w:val="001958C9"/>
    <w:rsid w:val="001965A5"/>
    <w:rsid w:val="00197075"/>
    <w:rsid w:val="00197B8A"/>
    <w:rsid w:val="001A264B"/>
    <w:rsid w:val="001A4035"/>
    <w:rsid w:val="001B2177"/>
    <w:rsid w:val="001B3522"/>
    <w:rsid w:val="001B7ED6"/>
    <w:rsid w:val="001C11E2"/>
    <w:rsid w:val="001C7650"/>
    <w:rsid w:val="001D3C31"/>
    <w:rsid w:val="001D48A7"/>
    <w:rsid w:val="001D621E"/>
    <w:rsid w:val="001D706A"/>
    <w:rsid w:val="001E0D49"/>
    <w:rsid w:val="001E1CCB"/>
    <w:rsid w:val="001E2D53"/>
    <w:rsid w:val="001E30B0"/>
    <w:rsid w:val="001E4353"/>
    <w:rsid w:val="001E79DD"/>
    <w:rsid w:val="001F1699"/>
    <w:rsid w:val="001F2375"/>
    <w:rsid w:val="0020112D"/>
    <w:rsid w:val="002037C6"/>
    <w:rsid w:val="00216C09"/>
    <w:rsid w:val="00217F84"/>
    <w:rsid w:val="00222AFF"/>
    <w:rsid w:val="00223C83"/>
    <w:rsid w:val="00227600"/>
    <w:rsid w:val="002305CE"/>
    <w:rsid w:val="00230B21"/>
    <w:rsid w:val="00232D7C"/>
    <w:rsid w:val="002353E7"/>
    <w:rsid w:val="002419BC"/>
    <w:rsid w:val="00250CD6"/>
    <w:rsid w:val="00262688"/>
    <w:rsid w:val="002715F6"/>
    <w:rsid w:val="002722BC"/>
    <w:rsid w:val="00274A04"/>
    <w:rsid w:val="002830FF"/>
    <w:rsid w:val="00283412"/>
    <w:rsid w:val="00287A01"/>
    <w:rsid w:val="00294BDD"/>
    <w:rsid w:val="002A0CE5"/>
    <w:rsid w:val="002A2466"/>
    <w:rsid w:val="002C1144"/>
    <w:rsid w:val="002C27F9"/>
    <w:rsid w:val="002C3AE6"/>
    <w:rsid w:val="002C4B69"/>
    <w:rsid w:val="002D47F9"/>
    <w:rsid w:val="002D5F46"/>
    <w:rsid w:val="002E20D0"/>
    <w:rsid w:val="002E21E6"/>
    <w:rsid w:val="002E5D8D"/>
    <w:rsid w:val="002F15CC"/>
    <w:rsid w:val="002F455C"/>
    <w:rsid w:val="002F706D"/>
    <w:rsid w:val="002F779F"/>
    <w:rsid w:val="00301633"/>
    <w:rsid w:val="00301E53"/>
    <w:rsid w:val="00310069"/>
    <w:rsid w:val="003116E8"/>
    <w:rsid w:val="00312A4D"/>
    <w:rsid w:val="00312C41"/>
    <w:rsid w:val="00314BD9"/>
    <w:rsid w:val="00321195"/>
    <w:rsid w:val="00321997"/>
    <w:rsid w:val="0033282E"/>
    <w:rsid w:val="003407DB"/>
    <w:rsid w:val="003414FE"/>
    <w:rsid w:val="00352047"/>
    <w:rsid w:val="00356A8A"/>
    <w:rsid w:val="003619C7"/>
    <w:rsid w:val="00361B43"/>
    <w:rsid w:val="00361D62"/>
    <w:rsid w:val="00362C38"/>
    <w:rsid w:val="00364809"/>
    <w:rsid w:val="00364C32"/>
    <w:rsid w:val="003651E5"/>
    <w:rsid w:val="0037273C"/>
    <w:rsid w:val="003731E4"/>
    <w:rsid w:val="003760CF"/>
    <w:rsid w:val="003761E3"/>
    <w:rsid w:val="003831EE"/>
    <w:rsid w:val="00385053"/>
    <w:rsid w:val="003868BE"/>
    <w:rsid w:val="003935E2"/>
    <w:rsid w:val="0039377F"/>
    <w:rsid w:val="00397F57"/>
    <w:rsid w:val="003B3FB5"/>
    <w:rsid w:val="003B4FE3"/>
    <w:rsid w:val="003C29E4"/>
    <w:rsid w:val="003D2E82"/>
    <w:rsid w:val="003D2F12"/>
    <w:rsid w:val="003D6F2F"/>
    <w:rsid w:val="003E148D"/>
    <w:rsid w:val="003E2E44"/>
    <w:rsid w:val="003E4972"/>
    <w:rsid w:val="003E5737"/>
    <w:rsid w:val="003E69CE"/>
    <w:rsid w:val="003F0293"/>
    <w:rsid w:val="003F636E"/>
    <w:rsid w:val="003F72B1"/>
    <w:rsid w:val="003F7572"/>
    <w:rsid w:val="00400AC8"/>
    <w:rsid w:val="00401F19"/>
    <w:rsid w:val="00402D6A"/>
    <w:rsid w:val="00403CC1"/>
    <w:rsid w:val="004044EF"/>
    <w:rsid w:val="0040460C"/>
    <w:rsid w:val="004047C4"/>
    <w:rsid w:val="00404D9D"/>
    <w:rsid w:val="004056D7"/>
    <w:rsid w:val="00406383"/>
    <w:rsid w:val="00406CEB"/>
    <w:rsid w:val="004123E7"/>
    <w:rsid w:val="0041564D"/>
    <w:rsid w:val="004168DC"/>
    <w:rsid w:val="00427180"/>
    <w:rsid w:val="004277B9"/>
    <w:rsid w:val="00427DD4"/>
    <w:rsid w:val="00430E20"/>
    <w:rsid w:val="00437711"/>
    <w:rsid w:val="004400B4"/>
    <w:rsid w:val="00447665"/>
    <w:rsid w:val="00457BB5"/>
    <w:rsid w:val="00463537"/>
    <w:rsid w:val="00463FE0"/>
    <w:rsid w:val="0046792D"/>
    <w:rsid w:val="00467A88"/>
    <w:rsid w:val="0047035B"/>
    <w:rsid w:val="00471D03"/>
    <w:rsid w:val="00471DB4"/>
    <w:rsid w:val="00473345"/>
    <w:rsid w:val="00474331"/>
    <w:rsid w:val="004753DB"/>
    <w:rsid w:val="0048591B"/>
    <w:rsid w:val="004963B7"/>
    <w:rsid w:val="004966D1"/>
    <w:rsid w:val="004979FA"/>
    <w:rsid w:val="00497DE4"/>
    <w:rsid w:val="004A0142"/>
    <w:rsid w:val="004A10BE"/>
    <w:rsid w:val="004A6D16"/>
    <w:rsid w:val="004A6E33"/>
    <w:rsid w:val="004B27C5"/>
    <w:rsid w:val="004C002E"/>
    <w:rsid w:val="004C0555"/>
    <w:rsid w:val="004C0B9E"/>
    <w:rsid w:val="004C0EF4"/>
    <w:rsid w:val="004C1475"/>
    <w:rsid w:val="004C4ABC"/>
    <w:rsid w:val="004C748E"/>
    <w:rsid w:val="004D2D0E"/>
    <w:rsid w:val="004D358A"/>
    <w:rsid w:val="004D582A"/>
    <w:rsid w:val="004D624B"/>
    <w:rsid w:val="004D6545"/>
    <w:rsid w:val="004D70C0"/>
    <w:rsid w:val="004D79A5"/>
    <w:rsid w:val="004D79AB"/>
    <w:rsid w:val="004E5309"/>
    <w:rsid w:val="004E5957"/>
    <w:rsid w:val="004E686A"/>
    <w:rsid w:val="004F1495"/>
    <w:rsid w:val="004F28E8"/>
    <w:rsid w:val="004F311C"/>
    <w:rsid w:val="004F367F"/>
    <w:rsid w:val="004F7F3F"/>
    <w:rsid w:val="00502B81"/>
    <w:rsid w:val="00511E45"/>
    <w:rsid w:val="00515297"/>
    <w:rsid w:val="005258C7"/>
    <w:rsid w:val="00533A3C"/>
    <w:rsid w:val="005345C4"/>
    <w:rsid w:val="00535F4B"/>
    <w:rsid w:val="0053684E"/>
    <w:rsid w:val="00537C13"/>
    <w:rsid w:val="00540623"/>
    <w:rsid w:val="005445DF"/>
    <w:rsid w:val="005467DF"/>
    <w:rsid w:val="00552CC0"/>
    <w:rsid w:val="00553C66"/>
    <w:rsid w:val="0055538A"/>
    <w:rsid w:val="005566CB"/>
    <w:rsid w:val="00564399"/>
    <w:rsid w:val="00564CA4"/>
    <w:rsid w:val="00576599"/>
    <w:rsid w:val="0058150C"/>
    <w:rsid w:val="005819D1"/>
    <w:rsid w:val="00582DD6"/>
    <w:rsid w:val="005840F5"/>
    <w:rsid w:val="0058434E"/>
    <w:rsid w:val="0058620F"/>
    <w:rsid w:val="0058681F"/>
    <w:rsid w:val="0059488C"/>
    <w:rsid w:val="005A18E9"/>
    <w:rsid w:val="005A5E69"/>
    <w:rsid w:val="005B0EE2"/>
    <w:rsid w:val="005B1EF9"/>
    <w:rsid w:val="005B2F13"/>
    <w:rsid w:val="005B5FD9"/>
    <w:rsid w:val="005C0240"/>
    <w:rsid w:val="005C6E09"/>
    <w:rsid w:val="005D0B51"/>
    <w:rsid w:val="005D1058"/>
    <w:rsid w:val="005D2666"/>
    <w:rsid w:val="005D56B1"/>
    <w:rsid w:val="005D5BB5"/>
    <w:rsid w:val="005D5DDA"/>
    <w:rsid w:val="005E088F"/>
    <w:rsid w:val="005E2874"/>
    <w:rsid w:val="005E4AE7"/>
    <w:rsid w:val="005F3240"/>
    <w:rsid w:val="005F54A5"/>
    <w:rsid w:val="005F6B02"/>
    <w:rsid w:val="005F6E3B"/>
    <w:rsid w:val="005F7E37"/>
    <w:rsid w:val="00600C78"/>
    <w:rsid w:val="00602595"/>
    <w:rsid w:val="0060583A"/>
    <w:rsid w:val="00613CCE"/>
    <w:rsid w:val="0061736B"/>
    <w:rsid w:val="00632356"/>
    <w:rsid w:val="00636BC0"/>
    <w:rsid w:val="00651D30"/>
    <w:rsid w:val="00653C52"/>
    <w:rsid w:val="00655432"/>
    <w:rsid w:val="0066311C"/>
    <w:rsid w:val="00663895"/>
    <w:rsid w:val="00663C85"/>
    <w:rsid w:val="0067012E"/>
    <w:rsid w:val="006744F9"/>
    <w:rsid w:val="006767A6"/>
    <w:rsid w:val="0068434F"/>
    <w:rsid w:val="00685162"/>
    <w:rsid w:val="00686DC5"/>
    <w:rsid w:val="00686F3F"/>
    <w:rsid w:val="00690083"/>
    <w:rsid w:val="006908DF"/>
    <w:rsid w:val="006911A6"/>
    <w:rsid w:val="00694EF1"/>
    <w:rsid w:val="006A00FB"/>
    <w:rsid w:val="006A3D6F"/>
    <w:rsid w:val="006A3E6F"/>
    <w:rsid w:val="006A40A5"/>
    <w:rsid w:val="006A6EF6"/>
    <w:rsid w:val="006B65C3"/>
    <w:rsid w:val="006C31A7"/>
    <w:rsid w:val="006E1AB9"/>
    <w:rsid w:val="006E2519"/>
    <w:rsid w:val="006F110E"/>
    <w:rsid w:val="006F112B"/>
    <w:rsid w:val="006F4A6B"/>
    <w:rsid w:val="006F4FB6"/>
    <w:rsid w:val="006F7158"/>
    <w:rsid w:val="0071284F"/>
    <w:rsid w:val="00720441"/>
    <w:rsid w:val="00720D2E"/>
    <w:rsid w:val="00721193"/>
    <w:rsid w:val="00722EDC"/>
    <w:rsid w:val="00724810"/>
    <w:rsid w:val="00727BA2"/>
    <w:rsid w:val="00744585"/>
    <w:rsid w:val="00746819"/>
    <w:rsid w:val="00750E63"/>
    <w:rsid w:val="007519F4"/>
    <w:rsid w:val="00752D20"/>
    <w:rsid w:val="00761709"/>
    <w:rsid w:val="00761FE0"/>
    <w:rsid w:val="00763B51"/>
    <w:rsid w:val="00764B49"/>
    <w:rsid w:val="00771846"/>
    <w:rsid w:val="0077241B"/>
    <w:rsid w:val="00772FBF"/>
    <w:rsid w:val="0077315F"/>
    <w:rsid w:val="007737A8"/>
    <w:rsid w:val="007757B3"/>
    <w:rsid w:val="0078278B"/>
    <w:rsid w:val="00783904"/>
    <w:rsid w:val="00786EF5"/>
    <w:rsid w:val="00792304"/>
    <w:rsid w:val="007A25BF"/>
    <w:rsid w:val="007A4F78"/>
    <w:rsid w:val="007A61D2"/>
    <w:rsid w:val="007B3819"/>
    <w:rsid w:val="007B43A5"/>
    <w:rsid w:val="007B44F4"/>
    <w:rsid w:val="007B7408"/>
    <w:rsid w:val="007B774E"/>
    <w:rsid w:val="007C2F66"/>
    <w:rsid w:val="007C4781"/>
    <w:rsid w:val="007D02B5"/>
    <w:rsid w:val="007D24F0"/>
    <w:rsid w:val="007D57B9"/>
    <w:rsid w:val="007D6ADB"/>
    <w:rsid w:val="007E381C"/>
    <w:rsid w:val="007E3B94"/>
    <w:rsid w:val="007E4847"/>
    <w:rsid w:val="007E607E"/>
    <w:rsid w:val="007E6D2C"/>
    <w:rsid w:val="007F08A2"/>
    <w:rsid w:val="007F6368"/>
    <w:rsid w:val="008024FF"/>
    <w:rsid w:val="008034C9"/>
    <w:rsid w:val="008043E9"/>
    <w:rsid w:val="0081002A"/>
    <w:rsid w:val="0081540A"/>
    <w:rsid w:val="00830774"/>
    <w:rsid w:val="00830825"/>
    <w:rsid w:val="0083593F"/>
    <w:rsid w:val="0083681A"/>
    <w:rsid w:val="00842FBD"/>
    <w:rsid w:val="008471BF"/>
    <w:rsid w:val="0085090C"/>
    <w:rsid w:val="00850EB7"/>
    <w:rsid w:val="00852F21"/>
    <w:rsid w:val="008532AE"/>
    <w:rsid w:val="00861E6B"/>
    <w:rsid w:val="00867873"/>
    <w:rsid w:val="00873B6D"/>
    <w:rsid w:val="00875D47"/>
    <w:rsid w:val="00875E3F"/>
    <w:rsid w:val="00875FB1"/>
    <w:rsid w:val="0088536C"/>
    <w:rsid w:val="00886141"/>
    <w:rsid w:val="0089156F"/>
    <w:rsid w:val="00892989"/>
    <w:rsid w:val="00895D1C"/>
    <w:rsid w:val="008A5C78"/>
    <w:rsid w:val="008A7B41"/>
    <w:rsid w:val="008B4B6E"/>
    <w:rsid w:val="008B614D"/>
    <w:rsid w:val="008B6C91"/>
    <w:rsid w:val="008B7EDC"/>
    <w:rsid w:val="008C2158"/>
    <w:rsid w:val="008C25C9"/>
    <w:rsid w:val="008C3258"/>
    <w:rsid w:val="008C6B5A"/>
    <w:rsid w:val="008C7912"/>
    <w:rsid w:val="008D0594"/>
    <w:rsid w:val="008D1650"/>
    <w:rsid w:val="008D2D9A"/>
    <w:rsid w:val="008D5EAA"/>
    <w:rsid w:val="008D61CD"/>
    <w:rsid w:val="008E2A7B"/>
    <w:rsid w:val="008E3282"/>
    <w:rsid w:val="008E4214"/>
    <w:rsid w:val="008E5E27"/>
    <w:rsid w:val="008E63F8"/>
    <w:rsid w:val="008F34D8"/>
    <w:rsid w:val="008F7BA1"/>
    <w:rsid w:val="00900BEC"/>
    <w:rsid w:val="009125ED"/>
    <w:rsid w:val="00912F5B"/>
    <w:rsid w:val="0092282C"/>
    <w:rsid w:val="00923A1D"/>
    <w:rsid w:val="00930657"/>
    <w:rsid w:val="009337BA"/>
    <w:rsid w:val="00941564"/>
    <w:rsid w:val="00942F72"/>
    <w:rsid w:val="0094644D"/>
    <w:rsid w:val="00946468"/>
    <w:rsid w:val="00946C08"/>
    <w:rsid w:val="00950163"/>
    <w:rsid w:val="00951FE9"/>
    <w:rsid w:val="00953B8C"/>
    <w:rsid w:val="0095506B"/>
    <w:rsid w:val="00956A93"/>
    <w:rsid w:val="00961076"/>
    <w:rsid w:val="009617D4"/>
    <w:rsid w:val="00965AC7"/>
    <w:rsid w:val="00965F92"/>
    <w:rsid w:val="00967C39"/>
    <w:rsid w:val="00967C45"/>
    <w:rsid w:val="00971D68"/>
    <w:rsid w:val="009721C7"/>
    <w:rsid w:val="00972204"/>
    <w:rsid w:val="0097430E"/>
    <w:rsid w:val="009824D3"/>
    <w:rsid w:val="00983428"/>
    <w:rsid w:val="009873F2"/>
    <w:rsid w:val="0098779D"/>
    <w:rsid w:val="00990B2A"/>
    <w:rsid w:val="00995DD3"/>
    <w:rsid w:val="00996637"/>
    <w:rsid w:val="009A133B"/>
    <w:rsid w:val="009A75A1"/>
    <w:rsid w:val="009B3116"/>
    <w:rsid w:val="009C6FA0"/>
    <w:rsid w:val="009C7946"/>
    <w:rsid w:val="009D5547"/>
    <w:rsid w:val="009E0FC1"/>
    <w:rsid w:val="009E1AB9"/>
    <w:rsid w:val="009E1D30"/>
    <w:rsid w:val="009E3448"/>
    <w:rsid w:val="009E447B"/>
    <w:rsid w:val="00A01F2E"/>
    <w:rsid w:val="00A04B7A"/>
    <w:rsid w:val="00A06E1F"/>
    <w:rsid w:val="00A106AA"/>
    <w:rsid w:val="00A13885"/>
    <w:rsid w:val="00A239C6"/>
    <w:rsid w:val="00A240CC"/>
    <w:rsid w:val="00A2417E"/>
    <w:rsid w:val="00A26036"/>
    <w:rsid w:val="00A27377"/>
    <w:rsid w:val="00A27AF6"/>
    <w:rsid w:val="00A419C4"/>
    <w:rsid w:val="00A4599F"/>
    <w:rsid w:val="00A503ED"/>
    <w:rsid w:val="00A5339F"/>
    <w:rsid w:val="00A66DE1"/>
    <w:rsid w:val="00A75C5E"/>
    <w:rsid w:val="00A75FEB"/>
    <w:rsid w:val="00A816E8"/>
    <w:rsid w:val="00A824E4"/>
    <w:rsid w:val="00A85935"/>
    <w:rsid w:val="00A92CD1"/>
    <w:rsid w:val="00AA18D0"/>
    <w:rsid w:val="00AA1F1D"/>
    <w:rsid w:val="00AA24A7"/>
    <w:rsid w:val="00AB6819"/>
    <w:rsid w:val="00AB7505"/>
    <w:rsid w:val="00AB7FD4"/>
    <w:rsid w:val="00AC1627"/>
    <w:rsid w:val="00AC488B"/>
    <w:rsid w:val="00AD18E8"/>
    <w:rsid w:val="00AD522D"/>
    <w:rsid w:val="00AD7357"/>
    <w:rsid w:val="00AE17CD"/>
    <w:rsid w:val="00AE666E"/>
    <w:rsid w:val="00AE7EFB"/>
    <w:rsid w:val="00AF11D7"/>
    <w:rsid w:val="00AF15FF"/>
    <w:rsid w:val="00AF1625"/>
    <w:rsid w:val="00B027B9"/>
    <w:rsid w:val="00B02ABD"/>
    <w:rsid w:val="00B14284"/>
    <w:rsid w:val="00B15ECC"/>
    <w:rsid w:val="00B2012E"/>
    <w:rsid w:val="00B20C35"/>
    <w:rsid w:val="00B213C3"/>
    <w:rsid w:val="00B24BEF"/>
    <w:rsid w:val="00B2640F"/>
    <w:rsid w:val="00B319FD"/>
    <w:rsid w:val="00B36D7B"/>
    <w:rsid w:val="00B37101"/>
    <w:rsid w:val="00B500DB"/>
    <w:rsid w:val="00B51AC6"/>
    <w:rsid w:val="00B51F88"/>
    <w:rsid w:val="00B52A66"/>
    <w:rsid w:val="00B62419"/>
    <w:rsid w:val="00B6765D"/>
    <w:rsid w:val="00B75F02"/>
    <w:rsid w:val="00B76AFA"/>
    <w:rsid w:val="00B817D6"/>
    <w:rsid w:val="00B84011"/>
    <w:rsid w:val="00B87EB8"/>
    <w:rsid w:val="00B909A3"/>
    <w:rsid w:val="00B9174F"/>
    <w:rsid w:val="00B92A4A"/>
    <w:rsid w:val="00B978D7"/>
    <w:rsid w:val="00BA0637"/>
    <w:rsid w:val="00BA1FFD"/>
    <w:rsid w:val="00BA7E46"/>
    <w:rsid w:val="00BB044F"/>
    <w:rsid w:val="00BB4BFE"/>
    <w:rsid w:val="00BB5391"/>
    <w:rsid w:val="00BC0E88"/>
    <w:rsid w:val="00BC1E76"/>
    <w:rsid w:val="00BC1E8B"/>
    <w:rsid w:val="00BC32B0"/>
    <w:rsid w:val="00BC3723"/>
    <w:rsid w:val="00BD0F63"/>
    <w:rsid w:val="00BD12D9"/>
    <w:rsid w:val="00BD60DB"/>
    <w:rsid w:val="00BD774A"/>
    <w:rsid w:val="00BE020F"/>
    <w:rsid w:val="00BE6721"/>
    <w:rsid w:val="00BE6B02"/>
    <w:rsid w:val="00BE7351"/>
    <w:rsid w:val="00BF04B8"/>
    <w:rsid w:val="00BF1C95"/>
    <w:rsid w:val="00C05EB9"/>
    <w:rsid w:val="00C063A7"/>
    <w:rsid w:val="00C0783C"/>
    <w:rsid w:val="00C10D1F"/>
    <w:rsid w:val="00C11D61"/>
    <w:rsid w:val="00C15904"/>
    <w:rsid w:val="00C15989"/>
    <w:rsid w:val="00C16FF4"/>
    <w:rsid w:val="00C17796"/>
    <w:rsid w:val="00C2268F"/>
    <w:rsid w:val="00C3692B"/>
    <w:rsid w:val="00C36983"/>
    <w:rsid w:val="00C37C61"/>
    <w:rsid w:val="00C44294"/>
    <w:rsid w:val="00C5178E"/>
    <w:rsid w:val="00C51D18"/>
    <w:rsid w:val="00C521EA"/>
    <w:rsid w:val="00C55F6A"/>
    <w:rsid w:val="00C56043"/>
    <w:rsid w:val="00C57B27"/>
    <w:rsid w:val="00C62A7C"/>
    <w:rsid w:val="00C6433C"/>
    <w:rsid w:val="00C66A5E"/>
    <w:rsid w:val="00C67812"/>
    <w:rsid w:val="00C703D2"/>
    <w:rsid w:val="00C7688B"/>
    <w:rsid w:val="00C77785"/>
    <w:rsid w:val="00C85617"/>
    <w:rsid w:val="00C87739"/>
    <w:rsid w:val="00C91832"/>
    <w:rsid w:val="00C91C07"/>
    <w:rsid w:val="00C97A7F"/>
    <w:rsid w:val="00CA3AA9"/>
    <w:rsid w:val="00CA550E"/>
    <w:rsid w:val="00CA7A75"/>
    <w:rsid w:val="00CA7EF6"/>
    <w:rsid w:val="00CB09FA"/>
    <w:rsid w:val="00CB22B7"/>
    <w:rsid w:val="00CC0252"/>
    <w:rsid w:val="00CC41E6"/>
    <w:rsid w:val="00CC6AE4"/>
    <w:rsid w:val="00CC7EAF"/>
    <w:rsid w:val="00CD0AB9"/>
    <w:rsid w:val="00CD4EBE"/>
    <w:rsid w:val="00CD4F72"/>
    <w:rsid w:val="00CE3EE0"/>
    <w:rsid w:val="00CE6007"/>
    <w:rsid w:val="00D01ECD"/>
    <w:rsid w:val="00D12776"/>
    <w:rsid w:val="00D13F47"/>
    <w:rsid w:val="00D21D4D"/>
    <w:rsid w:val="00D24957"/>
    <w:rsid w:val="00D24A7E"/>
    <w:rsid w:val="00D3700A"/>
    <w:rsid w:val="00D43F84"/>
    <w:rsid w:val="00D526D4"/>
    <w:rsid w:val="00D53720"/>
    <w:rsid w:val="00D53848"/>
    <w:rsid w:val="00D55875"/>
    <w:rsid w:val="00D57728"/>
    <w:rsid w:val="00D60877"/>
    <w:rsid w:val="00D701F8"/>
    <w:rsid w:val="00D75B23"/>
    <w:rsid w:val="00D75D8B"/>
    <w:rsid w:val="00D806E0"/>
    <w:rsid w:val="00D81C4C"/>
    <w:rsid w:val="00D8723B"/>
    <w:rsid w:val="00D90720"/>
    <w:rsid w:val="00DA0D1F"/>
    <w:rsid w:val="00DA4AB9"/>
    <w:rsid w:val="00DA6BBA"/>
    <w:rsid w:val="00DB101A"/>
    <w:rsid w:val="00DB1FD9"/>
    <w:rsid w:val="00DB2BAD"/>
    <w:rsid w:val="00DB60D9"/>
    <w:rsid w:val="00DC200B"/>
    <w:rsid w:val="00DC20BB"/>
    <w:rsid w:val="00DC2C43"/>
    <w:rsid w:val="00DC2EA5"/>
    <w:rsid w:val="00DD2612"/>
    <w:rsid w:val="00DD2A24"/>
    <w:rsid w:val="00DD7B70"/>
    <w:rsid w:val="00DE004F"/>
    <w:rsid w:val="00DE28A2"/>
    <w:rsid w:val="00DE2DE2"/>
    <w:rsid w:val="00DE3FFB"/>
    <w:rsid w:val="00DE7482"/>
    <w:rsid w:val="00DF1066"/>
    <w:rsid w:val="00E0663C"/>
    <w:rsid w:val="00E1253D"/>
    <w:rsid w:val="00E13D7E"/>
    <w:rsid w:val="00E142A5"/>
    <w:rsid w:val="00E14A83"/>
    <w:rsid w:val="00E162BE"/>
    <w:rsid w:val="00E26361"/>
    <w:rsid w:val="00E26DE3"/>
    <w:rsid w:val="00E27CF3"/>
    <w:rsid w:val="00E307EE"/>
    <w:rsid w:val="00E40DB1"/>
    <w:rsid w:val="00E433E4"/>
    <w:rsid w:val="00E445E5"/>
    <w:rsid w:val="00E45E3B"/>
    <w:rsid w:val="00E4604B"/>
    <w:rsid w:val="00E4706A"/>
    <w:rsid w:val="00E50985"/>
    <w:rsid w:val="00E50B7E"/>
    <w:rsid w:val="00E52682"/>
    <w:rsid w:val="00E55A81"/>
    <w:rsid w:val="00E60172"/>
    <w:rsid w:val="00E621AD"/>
    <w:rsid w:val="00E62220"/>
    <w:rsid w:val="00E626C9"/>
    <w:rsid w:val="00E63B8E"/>
    <w:rsid w:val="00E679DE"/>
    <w:rsid w:val="00E70D38"/>
    <w:rsid w:val="00E74C40"/>
    <w:rsid w:val="00E75190"/>
    <w:rsid w:val="00E82EB4"/>
    <w:rsid w:val="00E87791"/>
    <w:rsid w:val="00E87833"/>
    <w:rsid w:val="00E87C7F"/>
    <w:rsid w:val="00E9251B"/>
    <w:rsid w:val="00E9355C"/>
    <w:rsid w:val="00EA1425"/>
    <w:rsid w:val="00EA2E33"/>
    <w:rsid w:val="00EA5533"/>
    <w:rsid w:val="00EA57F7"/>
    <w:rsid w:val="00EB015C"/>
    <w:rsid w:val="00EB4FD4"/>
    <w:rsid w:val="00EC2A8D"/>
    <w:rsid w:val="00EE37E6"/>
    <w:rsid w:val="00EF0AFE"/>
    <w:rsid w:val="00EF50ED"/>
    <w:rsid w:val="00EF567C"/>
    <w:rsid w:val="00F07597"/>
    <w:rsid w:val="00F10855"/>
    <w:rsid w:val="00F11E8E"/>
    <w:rsid w:val="00F1535A"/>
    <w:rsid w:val="00F17BDA"/>
    <w:rsid w:val="00F2246D"/>
    <w:rsid w:val="00F33FD0"/>
    <w:rsid w:val="00F3737F"/>
    <w:rsid w:val="00F50E97"/>
    <w:rsid w:val="00F51652"/>
    <w:rsid w:val="00F517E8"/>
    <w:rsid w:val="00F54AAA"/>
    <w:rsid w:val="00F61418"/>
    <w:rsid w:val="00F64A75"/>
    <w:rsid w:val="00F732C6"/>
    <w:rsid w:val="00F73B10"/>
    <w:rsid w:val="00F750F7"/>
    <w:rsid w:val="00F75C86"/>
    <w:rsid w:val="00F96B16"/>
    <w:rsid w:val="00FA4A04"/>
    <w:rsid w:val="00FA7EC9"/>
    <w:rsid w:val="00FB0FBD"/>
    <w:rsid w:val="00FB215B"/>
    <w:rsid w:val="00FB5756"/>
    <w:rsid w:val="00FC5943"/>
    <w:rsid w:val="00FC5A4C"/>
    <w:rsid w:val="00FC5D09"/>
    <w:rsid w:val="00FD04BD"/>
    <w:rsid w:val="00FD089D"/>
    <w:rsid w:val="00FE432F"/>
    <w:rsid w:val="00FF10B7"/>
    <w:rsid w:val="00FF7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1DC6"/>
  <w15:chartTrackingRefBased/>
  <w15:docId w15:val="{E7AB0B85-2E5E-4054-839B-B67518A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85935"/>
    <w:pPr>
      <w:spacing w:after="0" w:line="360" w:lineRule="auto"/>
      <w:ind w:firstLine="720"/>
      <w:jc w:val="both"/>
    </w:pPr>
    <w:rPr>
      <w:rFonts w:ascii="Times New Roman" w:hAnsi="Times New Roman"/>
      <w:sz w:val="28"/>
    </w:rPr>
  </w:style>
  <w:style w:type="paragraph" w:styleId="1">
    <w:name w:val="heading 1"/>
    <w:basedOn w:val="a3"/>
    <w:next w:val="a3"/>
    <w:link w:val="11"/>
    <w:uiPriority w:val="9"/>
    <w:qFormat/>
    <w:rsid w:val="005F7E37"/>
    <w:pPr>
      <w:keepNext/>
      <w:keepLines/>
      <w:pageBreakBefore/>
      <w:numPr>
        <w:numId w:val="1"/>
      </w:numPr>
      <w:jc w:val="center"/>
      <w:outlineLvl w:val="0"/>
    </w:pPr>
    <w:rPr>
      <w:rFonts w:eastAsiaTheme="majorEastAsia" w:cstheme="majorBidi"/>
      <w:b/>
      <w:caps/>
      <w:sz w:val="32"/>
      <w:szCs w:val="32"/>
    </w:rPr>
  </w:style>
  <w:style w:type="paragraph" w:styleId="2">
    <w:name w:val="heading 2"/>
    <w:basedOn w:val="1"/>
    <w:next w:val="a3"/>
    <w:link w:val="20"/>
    <w:uiPriority w:val="9"/>
    <w:unhideWhenUsed/>
    <w:qFormat/>
    <w:rsid w:val="004A6D16"/>
    <w:pPr>
      <w:pageBreakBefore w:val="0"/>
      <w:numPr>
        <w:ilvl w:val="1"/>
      </w:numPr>
      <w:spacing w:before="120"/>
      <w:outlineLvl w:val="1"/>
    </w:pPr>
    <w:rPr>
      <w:caps w:val="0"/>
      <w:sz w:val="28"/>
    </w:rPr>
  </w:style>
  <w:style w:type="paragraph" w:styleId="3">
    <w:name w:val="heading 3"/>
    <w:basedOn w:val="a3"/>
    <w:next w:val="a3"/>
    <w:link w:val="31"/>
    <w:uiPriority w:val="9"/>
    <w:unhideWhenUsed/>
    <w:qFormat/>
    <w:rsid w:val="001E2D53"/>
    <w:pPr>
      <w:keepNext/>
      <w:keepLines/>
      <w:numPr>
        <w:ilvl w:val="2"/>
        <w:numId w:val="12"/>
      </w:numPr>
      <w:ind w:firstLine="709"/>
      <w:jc w:val="left"/>
      <w:outlineLvl w:val="2"/>
    </w:pPr>
    <w:rPr>
      <w:rFonts w:eastAsiaTheme="majorEastAsia" w:cs="Times New Roman"/>
      <w:b/>
      <w:i/>
      <w:szCs w:val="24"/>
      <w14:scene3d>
        <w14:camera w14:prst="orthographicFront"/>
        <w14:lightRig w14:rig="threePt" w14:dir="t">
          <w14:rot w14:lat="0" w14:lon="0" w14:rev="0"/>
        </w14:lightRig>
      </w14:scene3d>
    </w:rPr>
  </w:style>
  <w:style w:type="paragraph" w:styleId="4">
    <w:name w:val="heading 4"/>
    <w:basedOn w:val="3"/>
    <w:next w:val="a3"/>
    <w:link w:val="40"/>
    <w:uiPriority w:val="9"/>
    <w:unhideWhenUsed/>
    <w:qFormat/>
    <w:rsid w:val="001421EA"/>
    <w:pPr>
      <w:numPr>
        <w:ilvl w:val="3"/>
      </w:numPr>
      <w:spacing w:before="40"/>
      <w:jc w:val="both"/>
      <w:outlineLvl w:val="3"/>
    </w:pPr>
    <w:rPr>
      <w:b w:val="0"/>
      <w:iCs/>
    </w:rPr>
  </w:style>
  <w:style w:type="paragraph" w:styleId="5">
    <w:name w:val="heading 5"/>
    <w:basedOn w:val="a3"/>
    <w:next w:val="a3"/>
    <w:link w:val="50"/>
    <w:uiPriority w:val="9"/>
    <w:unhideWhenUsed/>
    <w:qFormat/>
    <w:rsid w:val="002F779F"/>
    <w:pPr>
      <w:keepNext/>
      <w:keepLines/>
      <w:spacing w:before="40"/>
      <w:ind w:left="4978" w:hanging="1008"/>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unhideWhenUsed/>
    <w:qFormat/>
    <w:rsid w:val="002F779F"/>
    <w:pPr>
      <w:keepNext/>
      <w:keepLines/>
      <w:spacing w:before="40"/>
      <w:ind w:left="5122" w:hanging="1152"/>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2F779F"/>
    <w:pPr>
      <w:keepNext/>
      <w:keepLines/>
      <w:spacing w:before="40"/>
      <w:ind w:left="5266" w:hanging="1296"/>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2F779F"/>
    <w:pPr>
      <w:keepNext/>
      <w:keepLines/>
      <w:spacing w:before="40"/>
      <w:ind w:left="541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2F779F"/>
    <w:pPr>
      <w:keepNext/>
      <w:keepLines/>
      <w:spacing w:before="40"/>
      <w:ind w:left="555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Таблицы,Список1"/>
    <w:basedOn w:val="a3"/>
    <w:link w:val="a8"/>
    <w:uiPriority w:val="34"/>
    <w:qFormat/>
    <w:rsid w:val="00E433E4"/>
    <w:pPr>
      <w:ind w:left="720"/>
      <w:contextualSpacing/>
    </w:pPr>
  </w:style>
  <w:style w:type="paragraph" w:styleId="a9">
    <w:name w:val="Normal (Web)"/>
    <w:basedOn w:val="a3"/>
    <w:uiPriority w:val="99"/>
    <w:unhideWhenUsed/>
    <w:rsid w:val="00E433E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1">
    <w:name w:val="Заголовок 1 Знак"/>
    <w:basedOn w:val="a4"/>
    <w:link w:val="1"/>
    <w:uiPriority w:val="9"/>
    <w:rsid w:val="005F7E37"/>
    <w:rPr>
      <w:rFonts w:ascii="Times New Roman" w:eastAsiaTheme="majorEastAsia" w:hAnsi="Times New Roman" w:cstheme="majorBidi"/>
      <w:b/>
      <w:caps/>
      <w:sz w:val="32"/>
      <w:szCs w:val="32"/>
    </w:rPr>
  </w:style>
  <w:style w:type="character" w:customStyle="1" w:styleId="20">
    <w:name w:val="Заголовок 2 Знак"/>
    <w:basedOn w:val="a4"/>
    <w:link w:val="2"/>
    <w:uiPriority w:val="9"/>
    <w:rsid w:val="004A6D16"/>
    <w:rPr>
      <w:rFonts w:ascii="Times New Roman" w:eastAsiaTheme="majorEastAsia" w:hAnsi="Times New Roman" w:cstheme="majorBidi"/>
      <w:b/>
      <w:sz w:val="28"/>
      <w:szCs w:val="32"/>
    </w:rPr>
  </w:style>
  <w:style w:type="character" w:customStyle="1" w:styleId="31">
    <w:name w:val="Заголовок 3 Знак"/>
    <w:basedOn w:val="a4"/>
    <w:link w:val="3"/>
    <w:uiPriority w:val="9"/>
    <w:rsid w:val="001E2D53"/>
    <w:rPr>
      <w:rFonts w:ascii="Times New Roman" w:eastAsiaTheme="majorEastAsia" w:hAnsi="Times New Roman" w:cs="Times New Roman"/>
      <w:b/>
      <w:i/>
      <w:sz w:val="28"/>
      <w:szCs w:val="24"/>
      <w14:scene3d>
        <w14:camera w14:prst="orthographicFront"/>
        <w14:lightRig w14:rig="threePt" w14:dir="t">
          <w14:rot w14:lat="0" w14:lon="0" w14:rev="0"/>
        </w14:lightRig>
      </w14:scene3d>
    </w:rPr>
  </w:style>
  <w:style w:type="paragraph" w:styleId="aa">
    <w:name w:val="header"/>
    <w:basedOn w:val="a3"/>
    <w:link w:val="ab"/>
    <w:uiPriority w:val="99"/>
    <w:unhideWhenUsed/>
    <w:rsid w:val="00AA1F1D"/>
    <w:pPr>
      <w:tabs>
        <w:tab w:val="center" w:pos="4677"/>
        <w:tab w:val="right" w:pos="9355"/>
      </w:tabs>
      <w:spacing w:line="240" w:lineRule="auto"/>
    </w:pPr>
  </w:style>
  <w:style w:type="character" w:customStyle="1" w:styleId="ab">
    <w:name w:val="Верхний колонтитул Знак"/>
    <w:basedOn w:val="a4"/>
    <w:link w:val="aa"/>
    <w:uiPriority w:val="99"/>
    <w:rsid w:val="00AA1F1D"/>
    <w:rPr>
      <w:rFonts w:ascii="Times New Roman" w:hAnsi="Times New Roman"/>
      <w:sz w:val="28"/>
    </w:rPr>
  </w:style>
  <w:style w:type="paragraph" w:styleId="ac">
    <w:name w:val="footer"/>
    <w:basedOn w:val="a3"/>
    <w:link w:val="ad"/>
    <w:uiPriority w:val="99"/>
    <w:unhideWhenUsed/>
    <w:rsid w:val="00AA1F1D"/>
    <w:pPr>
      <w:tabs>
        <w:tab w:val="center" w:pos="4677"/>
        <w:tab w:val="right" w:pos="9355"/>
      </w:tabs>
      <w:spacing w:line="240" w:lineRule="auto"/>
    </w:pPr>
  </w:style>
  <w:style w:type="character" w:customStyle="1" w:styleId="ad">
    <w:name w:val="Нижний колонтитул Знак"/>
    <w:basedOn w:val="a4"/>
    <w:link w:val="ac"/>
    <w:uiPriority w:val="99"/>
    <w:rsid w:val="00AA1F1D"/>
    <w:rPr>
      <w:rFonts w:ascii="Times New Roman" w:hAnsi="Times New Roman"/>
      <w:sz w:val="28"/>
    </w:rPr>
  </w:style>
  <w:style w:type="paragraph" w:styleId="ae">
    <w:name w:val="TOC Heading"/>
    <w:basedOn w:val="1"/>
    <w:next w:val="a3"/>
    <w:uiPriority w:val="39"/>
    <w:unhideWhenUsed/>
    <w:qFormat/>
    <w:rsid w:val="00AA1F1D"/>
    <w:pPr>
      <w:pageBreakBefore w:val="0"/>
      <w:numPr>
        <w:numId w:val="0"/>
      </w:numPr>
      <w:spacing w:before="240" w:line="259" w:lineRule="auto"/>
      <w:jc w:val="left"/>
      <w:outlineLvl w:val="9"/>
    </w:pPr>
    <w:rPr>
      <w:rFonts w:asciiTheme="majorHAnsi" w:hAnsiTheme="majorHAnsi"/>
      <w:b w:val="0"/>
      <w:color w:val="2E74B5" w:themeColor="accent1" w:themeShade="BF"/>
      <w:lang w:eastAsia="ru-RU"/>
    </w:rPr>
  </w:style>
  <w:style w:type="paragraph" w:styleId="12">
    <w:name w:val="toc 1"/>
    <w:basedOn w:val="a3"/>
    <w:next w:val="a3"/>
    <w:link w:val="13"/>
    <w:autoRedefine/>
    <w:uiPriority w:val="39"/>
    <w:unhideWhenUsed/>
    <w:qFormat/>
    <w:rsid w:val="00CC7EAF"/>
    <w:pPr>
      <w:tabs>
        <w:tab w:val="right" w:leader="dot" w:pos="9628"/>
      </w:tabs>
      <w:spacing w:after="100"/>
      <w:ind w:left="720" w:firstLine="0"/>
    </w:pPr>
  </w:style>
  <w:style w:type="paragraph" w:styleId="21">
    <w:name w:val="toc 2"/>
    <w:basedOn w:val="a3"/>
    <w:next w:val="a3"/>
    <w:autoRedefine/>
    <w:uiPriority w:val="39"/>
    <w:unhideWhenUsed/>
    <w:qFormat/>
    <w:rsid w:val="006E1AB9"/>
    <w:pPr>
      <w:tabs>
        <w:tab w:val="right" w:leader="dot" w:pos="9628"/>
      </w:tabs>
      <w:ind w:left="1560" w:hanging="562"/>
    </w:pPr>
  </w:style>
  <w:style w:type="paragraph" w:styleId="32">
    <w:name w:val="toc 3"/>
    <w:basedOn w:val="a3"/>
    <w:next w:val="a3"/>
    <w:autoRedefine/>
    <w:uiPriority w:val="39"/>
    <w:unhideWhenUsed/>
    <w:qFormat/>
    <w:rsid w:val="00B37101"/>
    <w:pPr>
      <w:tabs>
        <w:tab w:val="left" w:pos="2131"/>
        <w:tab w:val="right" w:leader="dot" w:pos="9628"/>
      </w:tabs>
      <w:ind w:left="1281" w:firstLine="0"/>
    </w:pPr>
  </w:style>
  <w:style w:type="character" w:styleId="af">
    <w:name w:val="Hyperlink"/>
    <w:basedOn w:val="a4"/>
    <w:uiPriority w:val="99"/>
    <w:unhideWhenUsed/>
    <w:rsid w:val="00AA1F1D"/>
    <w:rPr>
      <w:color w:val="0563C1" w:themeColor="hyperlink"/>
      <w:u w:val="single"/>
    </w:rPr>
  </w:style>
  <w:style w:type="paragraph" w:styleId="af0">
    <w:name w:val="caption"/>
    <w:aliases w:val="Таблица"/>
    <w:basedOn w:val="a3"/>
    <w:next w:val="a3"/>
    <w:uiPriority w:val="35"/>
    <w:unhideWhenUsed/>
    <w:qFormat/>
    <w:rsid w:val="003935E2"/>
    <w:pPr>
      <w:spacing w:after="200" w:line="240" w:lineRule="auto"/>
      <w:ind w:firstLine="0"/>
      <w:jc w:val="right"/>
    </w:pPr>
    <w:rPr>
      <w:b/>
      <w:i/>
      <w:iCs/>
      <w:szCs w:val="18"/>
    </w:rPr>
  </w:style>
  <w:style w:type="character" w:customStyle="1" w:styleId="40">
    <w:name w:val="Заголовок 4 Знак"/>
    <w:basedOn w:val="a4"/>
    <w:link w:val="4"/>
    <w:uiPriority w:val="9"/>
    <w:rsid w:val="001421EA"/>
    <w:rPr>
      <w:rFonts w:ascii="Times New Roman" w:eastAsiaTheme="majorEastAsia" w:hAnsi="Times New Roman" w:cs="Times New Roman"/>
      <w:i/>
      <w:iCs/>
      <w:sz w:val="28"/>
      <w:szCs w:val="24"/>
      <w14:scene3d>
        <w14:camera w14:prst="orthographicFront"/>
        <w14:lightRig w14:rig="threePt" w14:dir="t">
          <w14:rot w14:lat="0" w14:lon="0" w14:rev="0"/>
        </w14:lightRig>
      </w14:scene3d>
    </w:rPr>
  </w:style>
  <w:style w:type="character" w:styleId="af1">
    <w:name w:val="annotation reference"/>
    <w:basedOn w:val="a4"/>
    <w:uiPriority w:val="99"/>
    <w:semiHidden/>
    <w:unhideWhenUsed/>
    <w:rsid w:val="00636BC0"/>
    <w:rPr>
      <w:sz w:val="16"/>
      <w:szCs w:val="16"/>
    </w:rPr>
  </w:style>
  <w:style w:type="paragraph" w:styleId="af2">
    <w:name w:val="annotation text"/>
    <w:basedOn w:val="a3"/>
    <w:link w:val="af3"/>
    <w:uiPriority w:val="99"/>
    <w:unhideWhenUsed/>
    <w:rsid w:val="00636BC0"/>
    <w:pPr>
      <w:spacing w:line="240" w:lineRule="auto"/>
    </w:pPr>
    <w:rPr>
      <w:sz w:val="20"/>
      <w:szCs w:val="20"/>
    </w:rPr>
  </w:style>
  <w:style w:type="character" w:customStyle="1" w:styleId="af3">
    <w:name w:val="Текст примечания Знак"/>
    <w:basedOn w:val="a4"/>
    <w:link w:val="af2"/>
    <w:uiPriority w:val="99"/>
    <w:rsid w:val="00636BC0"/>
    <w:rPr>
      <w:rFonts w:ascii="Times New Roman" w:hAnsi="Times New Roman"/>
      <w:sz w:val="20"/>
      <w:szCs w:val="20"/>
    </w:rPr>
  </w:style>
  <w:style w:type="paragraph" w:styleId="af4">
    <w:name w:val="annotation subject"/>
    <w:basedOn w:val="af2"/>
    <w:next w:val="af2"/>
    <w:link w:val="af5"/>
    <w:uiPriority w:val="99"/>
    <w:semiHidden/>
    <w:unhideWhenUsed/>
    <w:rsid w:val="00636BC0"/>
    <w:rPr>
      <w:b/>
      <w:bCs/>
    </w:rPr>
  </w:style>
  <w:style w:type="character" w:customStyle="1" w:styleId="af5">
    <w:name w:val="Тема примечания Знак"/>
    <w:basedOn w:val="af3"/>
    <w:link w:val="af4"/>
    <w:uiPriority w:val="99"/>
    <w:semiHidden/>
    <w:rsid w:val="00636BC0"/>
    <w:rPr>
      <w:rFonts w:ascii="Times New Roman" w:hAnsi="Times New Roman"/>
      <w:b/>
      <w:bCs/>
      <w:sz w:val="20"/>
      <w:szCs w:val="20"/>
    </w:rPr>
  </w:style>
  <w:style w:type="paragraph" w:styleId="af6">
    <w:name w:val="Balloon Text"/>
    <w:basedOn w:val="a3"/>
    <w:link w:val="af7"/>
    <w:uiPriority w:val="99"/>
    <w:semiHidden/>
    <w:unhideWhenUsed/>
    <w:rsid w:val="00636BC0"/>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636BC0"/>
    <w:rPr>
      <w:rFonts w:ascii="Segoe UI" w:hAnsi="Segoe UI" w:cs="Segoe UI"/>
      <w:sz w:val="18"/>
      <w:szCs w:val="18"/>
    </w:rPr>
  </w:style>
  <w:style w:type="paragraph" w:styleId="af8">
    <w:name w:val="No Spacing"/>
    <w:uiPriority w:val="1"/>
    <w:qFormat/>
    <w:rsid w:val="002419BC"/>
    <w:pPr>
      <w:spacing w:after="0" w:line="240" w:lineRule="auto"/>
      <w:ind w:firstLine="720"/>
      <w:jc w:val="both"/>
    </w:pPr>
    <w:rPr>
      <w:rFonts w:ascii="Times New Roman" w:hAnsi="Times New Roman"/>
      <w:sz w:val="28"/>
    </w:rPr>
  </w:style>
  <w:style w:type="character" w:customStyle="1" w:styleId="a8">
    <w:name w:val="Абзац списка Знак"/>
    <w:aliases w:val="Таблицы Знак,Список1 Знак"/>
    <w:basedOn w:val="a4"/>
    <w:link w:val="a7"/>
    <w:uiPriority w:val="34"/>
    <w:rsid w:val="002419BC"/>
    <w:rPr>
      <w:rFonts w:ascii="Times New Roman" w:hAnsi="Times New Roman"/>
      <w:sz w:val="28"/>
    </w:rPr>
  </w:style>
  <w:style w:type="paragraph" w:customStyle="1" w:styleId="10">
    <w:name w:val="Диплом Список1"/>
    <w:basedOn w:val="a3"/>
    <w:link w:val="14"/>
    <w:qFormat/>
    <w:rsid w:val="007B3819"/>
    <w:pPr>
      <w:numPr>
        <w:numId w:val="4"/>
      </w:numPr>
    </w:pPr>
    <w:rPr>
      <w:rFonts w:eastAsia="Calibri" w:cs="Times New Roman"/>
      <w:lang w:eastAsia="ru-RU"/>
    </w:rPr>
  </w:style>
  <w:style w:type="character" w:customStyle="1" w:styleId="14">
    <w:name w:val="Диплом Список1 Знак"/>
    <w:basedOn w:val="a4"/>
    <w:link w:val="10"/>
    <w:rsid w:val="007B3819"/>
    <w:rPr>
      <w:rFonts w:ascii="Times New Roman" w:eastAsia="Calibri" w:hAnsi="Times New Roman" w:cs="Times New Roman"/>
      <w:sz w:val="28"/>
      <w:lang w:eastAsia="ru-RU"/>
    </w:rPr>
  </w:style>
  <w:style w:type="table" w:styleId="af9">
    <w:name w:val="Table Grid"/>
    <w:basedOn w:val="a5"/>
    <w:uiPriority w:val="39"/>
    <w:rsid w:val="001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4"/>
    <w:uiPriority w:val="99"/>
    <w:semiHidden/>
    <w:rsid w:val="000B71BE"/>
    <w:rPr>
      <w:color w:val="808080"/>
    </w:rPr>
  </w:style>
  <w:style w:type="paragraph" w:styleId="afb">
    <w:name w:val="Title"/>
    <w:aliases w:val="Приложение"/>
    <w:basedOn w:val="a3"/>
    <w:next w:val="a3"/>
    <w:link w:val="afc"/>
    <w:uiPriority w:val="10"/>
    <w:qFormat/>
    <w:rsid w:val="00EE37E6"/>
    <w:pPr>
      <w:spacing w:line="240" w:lineRule="auto"/>
      <w:contextualSpacing/>
      <w:jc w:val="right"/>
    </w:pPr>
    <w:rPr>
      <w:rFonts w:eastAsiaTheme="majorEastAsia" w:cstheme="majorBidi"/>
      <w:b/>
      <w:caps/>
      <w:spacing w:val="-10"/>
      <w:kern w:val="28"/>
      <w:szCs w:val="56"/>
    </w:rPr>
  </w:style>
  <w:style w:type="character" w:customStyle="1" w:styleId="afc">
    <w:name w:val="Заголовок Знак"/>
    <w:aliases w:val="Приложение Знак"/>
    <w:basedOn w:val="a4"/>
    <w:link w:val="afb"/>
    <w:uiPriority w:val="10"/>
    <w:rsid w:val="00EE37E6"/>
    <w:rPr>
      <w:rFonts w:ascii="Times New Roman" w:eastAsiaTheme="majorEastAsia" w:hAnsi="Times New Roman" w:cstheme="majorBidi"/>
      <w:b/>
      <w:caps/>
      <w:spacing w:val="-10"/>
      <w:kern w:val="28"/>
      <w:sz w:val="28"/>
      <w:szCs w:val="56"/>
    </w:rPr>
  </w:style>
  <w:style w:type="paragraph" w:styleId="afd">
    <w:name w:val="Revision"/>
    <w:hidden/>
    <w:uiPriority w:val="99"/>
    <w:semiHidden/>
    <w:rsid w:val="00F11E8E"/>
    <w:pPr>
      <w:spacing w:after="0" w:line="240" w:lineRule="auto"/>
    </w:pPr>
    <w:rPr>
      <w:rFonts w:ascii="Times New Roman" w:hAnsi="Times New Roman"/>
      <w:sz w:val="28"/>
    </w:rPr>
  </w:style>
  <w:style w:type="character" w:customStyle="1" w:styleId="50">
    <w:name w:val="Заголовок 5 Знак"/>
    <w:basedOn w:val="a4"/>
    <w:link w:val="5"/>
    <w:uiPriority w:val="9"/>
    <w:rsid w:val="002F779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rsid w:val="002F779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rsid w:val="002F779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2F77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2F779F"/>
    <w:rPr>
      <w:rFonts w:asciiTheme="majorHAnsi" w:eastAsiaTheme="majorEastAsia" w:hAnsiTheme="majorHAnsi" w:cstheme="majorBidi"/>
      <w:i/>
      <w:iCs/>
      <w:color w:val="272727" w:themeColor="text1" w:themeTint="D8"/>
      <w:sz w:val="21"/>
      <w:szCs w:val="21"/>
    </w:rPr>
  </w:style>
  <w:style w:type="paragraph" w:customStyle="1" w:styleId="afe">
    <w:name w:val="Отчет по ТЗ"/>
    <w:basedOn w:val="a3"/>
    <w:next w:val="a3"/>
    <w:qFormat/>
    <w:rsid w:val="0015581F"/>
    <w:pPr>
      <w:spacing w:before="100" w:beforeAutospacing="1" w:after="100" w:afterAutospacing="1"/>
      <w:ind w:left="1134" w:right="567"/>
      <w:contextualSpacing/>
    </w:pPr>
    <w:rPr>
      <w:rFonts w:eastAsia="Times New Roman"/>
      <w:szCs w:val="20"/>
      <w:lang w:eastAsia="ru-RU"/>
    </w:rPr>
  </w:style>
  <w:style w:type="paragraph" w:customStyle="1" w:styleId="aff">
    <w:name w:val="Стиль текста"/>
    <w:basedOn w:val="a3"/>
    <w:qFormat/>
    <w:rsid w:val="0015581F"/>
    <w:rPr>
      <w:rFonts w:eastAsia="Times New Roman"/>
      <w:lang w:eastAsia="ru-RU"/>
    </w:rPr>
  </w:style>
  <w:style w:type="paragraph" w:customStyle="1" w:styleId="aff0">
    <w:name w:val="ГОСТ обычный текст"/>
    <w:basedOn w:val="a3"/>
    <w:link w:val="aff1"/>
    <w:qFormat/>
    <w:rsid w:val="0015581F"/>
    <w:rPr>
      <w:rFonts w:eastAsia="Times New Roman"/>
      <w:szCs w:val="24"/>
      <w:lang w:eastAsia="ru-RU"/>
    </w:rPr>
  </w:style>
  <w:style w:type="character" w:customStyle="1" w:styleId="aff1">
    <w:name w:val="ГОСТ обычный текст Знак"/>
    <w:link w:val="aff0"/>
    <w:rsid w:val="0015581F"/>
    <w:rPr>
      <w:rFonts w:ascii="Times New Roman" w:eastAsia="Times New Roman" w:hAnsi="Times New Roman"/>
      <w:sz w:val="28"/>
      <w:szCs w:val="24"/>
      <w:lang w:eastAsia="ru-RU"/>
    </w:rPr>
  </w:style>
  <w:style w:type="paragraph" w:customStyle="1" w:styleId="-">
    <w:name w:val="гост-Обычный"/>
    <w:basedOn w:val="a3"/>
    <w:link w:val="-0"/>
    <w:qFormat/>
    <w:rsid w:val="0015581F"/>
    <w:rPr>
      <w:rFonts w:eastAsia="Times New Roman"/>
      <w:szCs w:val="28"/>
      <w:lang w:eastAsia="ru-RU"/>
    </w:rPr>
  </w:style>
  <w:style w:type="character" w:customStyle="1" w:styleId="-0">
    <w:name w:val="гост-Обычный Знак"/>
    <w:link w:val="-"/>
    <w:rsid w:val="0015581F"/>
    <w:rPr>
      <w:rFonts w:ascii="Times New Roman" w:eastAsia="Times New Roman" w:hAnsi="Times New Roman"/>
      <w:sz w:val="28"/>
      <w:szCs w:val="28"/>
      <w:lang w:eastAsia="ru-RU"/>
    </w:rPr>
  </w:style>
  <w:style w:type="paragraph" w:customStyle="1" w:styleId="-1">
    <w:name w:val="гост-подпись к рисунку"/>
    <w:basedOn w:val="a3"/>
    <w:link w:val="-2"/>
    <w:autoRedefine/>
    <w:qFormat/>
    <w:rsid w:val="004044EF"/>
    <w:pPr>
      <w:spacing w:before="120" w:after="360" w:line="240" w:lineRule="auto"/>
      <w:ind w:firstLine="0"/>
      <w:jc w:val="center"/>
    </w:pPr>
    <w:rPr>
      <w:rFonts w:eastAsia="Times New Roman"/>
      <w:b/>
      <w:i/>
      <w:sz w:val="24"/>
      <w:szCs w:val="28"/>
      <w:lang w:eastAsia="ru-RU"/>
    </w:rPr>
  </w:style>
  <w:style w:type="character" w:customStyle="1" w:styleId="-2">
    <w:name w:val="гост-подпись к рисунку Знак"/>
    <w:link w:val="-1"/>
    <w:rsid w:val="004044EF"/>
    <w:rPr>
      <w:rFonts w:ascii="Times New Roman" w:eastAsia="Times New Roman" w:hAnsi="Times New Roman"/>
      <w:b/>
      <w:i/>
      <w:sz w:val="24"/>
      <w:szCs w:val="28"/>
      <w:lang w:eastAsia="ru-RU"/>
    </w:rPr>
  </w:style>
  <w:style w:type="paragraph" w:customStyle="1" w:styleId="aff2">
    <w:name w:val="объект"/>
    <w:basedOn w:val="a3"/>
    <w:qFormat/>
    <w:rsid w:val="0015581F"/>
    <w:pPr>
      <w:ind w:firstLine="0"/>
      <w:jc w:val="center"/>
    </w:pPr>
    <w:rPr>
      <w:rFonts w:eastAsia="Calibri"/>
      <w:lang w:val="en-US"/>
    </w:rPr>
  </w:style>
  <w:style w:type="paragraph" w:customStyle="1" w:styleId="aff3">
    <w:name w:val="рис_наз"/>
    <w:basedOn w:val="afb"/>
    <w:qFormat/>
    <w:rsid w:val="0015581F"/>
    <w:pPr>
      <w:spacing w:after="300"/>
      <w:ind w:firstLine="0"/>
      <w:jc w:val="center"/>
    </w:pPr>
    <w:rPr>
      <w:b w:val="0"/>
      <w:caps w:val="0"/>
      <w:spacing w:val="5"/>
      <w:sz w:val="24"/>
      <w:szCs w:val="52"/>
    </w:rPr>
  </w:style>
  <w:style w:type="paragraph" w:customStyle="1" w:styleId="aff4">
    <w:name w:val="табл"/>
    <w:basedOn w:val="aff3"/>
    <w:qFormat/>
    <w:rsid w:val="0015581F"/>
    <w:pPr>
      <w:ind w:firstLine="709"/>
      <w:jc w:val="right"/>
    </w:pPr>
    <w:rPr>
      <w:sz w:val="28"/>
      <w:szCs w:val="28"/>
    </w:rPr>
  </w:style>
  <w:style w:type="paragraph" w:customStyle="1" w:styleId="aff5">
    <w:name w:val="Текст_таблицы"/>
    <w:basedOn w:val="a3"/>
    <w:link w:val="aff6"/>
    <w:qFormat/>
    <w:rsid w:val="0015581F"/>
    <w:pPr>
      <w:autoSpaceDE w:val="0"/>
      <w:autoSpaceDN w:val="0"/>
      <w:adjustRightInd w:val="0"/>
      <w:spacing w:line="240" w:lineRule="auto"/>
      <w:ind w:firstLine="0"/>
      <w:jc w:val="left"/>
    </w:pPr>
    <w:rPr>
      <w:rFonts w:eastAsia="Times New Roman"/>
      <w:color w:val="000000"/>
      <w:sz w:val="24"/>
      <w:szCs w:val="24"/>
      <w:lang w:eastAsia="ru-RU"/>
    </w:rPr>
  </w:style>
  <w:style w:type="character" w:customStyle="1" w:styleId="aff6">
    <w:name w:val="Текст_таблицы Знак"/>
    <w:basedOn w:val="a4"/>
    <w:link w:val="aff5"/>
    <w:rsid w:val="0015581F"/>
    <w:rPr>
      <w:rFonts w:ascii="Times New Roman" w:eastAsia="Times New Roman" w:hAnsi="Times New Roman"/>
      <w:color w:val="000000"/>
      <w:sz w:val="24"/>
      <w:szCs w:val="24"/>
      <w:lang w:eastAsia="ru-RU"/>
    </w:rPr>
  </w:style>
  <w:style w:type="character" w:styleId="aff7">
    <w:name w:val="Strong"/>
    <w:uiPriority w:val="22"/>
    <w:qFormat/>
    <w:rsid w:val="0015581F"/>
    <w:rPr>
      <w:b/>
      <w:bCs/>
    </w:rPr>
  </w:style>
  <w:style w:type="character" w:customStyle="1" w:styleId="ListParagraphChar1">
    <w:name w:val="List Paragraph Char1"/>
    <w:aliases w:val="Таблицы Char1,Список1 Char1"/>
    <w:basedOn w:val="a4"/>
    <w:uiPriority w:val="99"/>
    <w:rsid w:val="0015581F"/>
    <w:rPr>
      <w:rFonts w:ascii="Times New Roman" w:hAnsi="Times New Roman"/>
      <w:sz w:val="28"/>
    </w:rPr>
  </w:style>
  <w:style w:type="paragraph" w:customStyle="1" w:styleId="Default">
    <w:name w:val="Default"/>
    <w:uiPriority w:val="99"/>
    <w:rsid w:val="0015581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8">
    <w:name w:val="Диплом_Обычный"/>
    <w:basedOn w:val="a3"/>
    <w:link w:val="aff9"/>
    <w:rsid w:val="0015581F"/>
    <w:rPr>
      <w:rFonts w:eastAsia="MS Mincho"/>
      <w:szCs w:val="20"/>
      <w:lang w:eastAsia="ru-RU"/>
    </w:rPr>
  </w:style>
  <w:style w:type="character" w:customStyle="1" w:styleId="aff9">
    <w:name w:val="Диплом_Обычный Знак Знак"/>
    <w:link w:val="aff8"/>
    <w:rsid w:val="0015581F"/>
    <w:rPr>
      <w:rFonts w:ascii="Times New Roman" w:eastAsia="MS Mincho" w:hAnsi="Times New Roman"/>
      <w:sz w:val="28"/>
      <w:szCs w:val="20"/>
      <w:lang w:eastAsia="ru-RU"/>
    </w:rPr>
  </w:style>
  <w:style w:type="paragraph" w:customStyle="1" w:styleId="affa">
    <w:name w:val="ГОСТ_Текст"/>
    <w:basedOn w:val="a3"/>
    <w:link w:val="affb"/>
    <w:rsid w:val="0015581F"/>
    <w:rPr>
      <w:rFonts w:eastAsia="Times New Roman"/>
      <w:kern w:val="32"/>
      <w:szCs w:val="28"/>
      <w:lang w:eastAsia="ru-RU"/>
    </w:rPr>
  </w:style>
  <w:style w:type="character" w:customStyle="1" w:styleId="apple-converted-space">
    <w:name w:val="apple-converted-space"/>
    <w:rsid w:val="0015581F"/>
  </w:style>
  <w:style w:type="character" w:customStyle="1" w:styleId="affb">
    <w:name w:val="ГОСТ_Текст Знак"/>
    <w:link w:val="affa"/>
    <w:rsid w:val="0015581F"/>
    <w:rPr>
      <w:rFonts w:ascii="Times New Roman" w:eastAsia="Times New Roman" w:hAnsi="Times New Roman"/>
      <w:kern w:val="32"/>
      <w:sz w:val="28"/>
      <w:szCs w:val="28"/>
      <w:lang w:eastAsia="ru-RU"/>
    </w:rPr>
  </w:style>
  <w:style w:type="paragraph" w:customStyle="1" w:styleId="15">
    <w:name w:val="Абзац списка1"/>
    <w:basedOn w:val="a3"/>
    <w:rsid w:val="0015581F"/>
    <w:pPr>
      <w:ind w:left="720" w:firstLine="709"/>
      <w:contextualSpacing/>
    </w:pPr>
    <w:rPr>
      <w:rFonts w:eastAsia="Calibri"/>
      <w:szCs w:val="28"/>
      <w:lang w:eastAsia="ru-RU"/>
    </w:rPr>
  </w:style>
  <w:style w:type="paragraph" w:customStyle="1" w:styleId="affc">
    <w:name w:val="_Текст"/>
    <w:basedOn w:val="a3"/>
    <w:link w:val="affd"/>
    <w:rsid w:val="0015581F"/>
    <w:rPr>
      <w:rFonts w:eastAsia="Times New Roman"/>
      <w:szCs w:val="20"/>
      <w:lang w:eastAsia="ru-RU"/>
    </w:rPr>
  </w:style>
  <w:style w:type="character" w:customStyle="1" w:styleId="affd">
    <w:name w:val="_Текст Знак"/>
    <w:link w:val="affc"/>
    <w:locked/>
    <w:rsid w:val="0015581F"/>
    <w:rPr>
      <w:rFonts w:ascii="Times New Roman" w:eastAsia="Times New Roman" w:hAnsi="Times New Roman"/>
      <w:sz w:val="28"/>
      <w:szCs w:val="20"/>
      <w:lang w:eastAsia="ru-RU"/>
    </w:rPr>
  </w:style>
  <w:style w:type="paragraph" w:customStyle="1" w:styleId="affe">
    <w:name w:val="_Основной текст"/>
    <w:basedOn w:val="a3"/>
    <w:link w:val="afff"/>
    <w:rsid w:val="0015581F"/>
    <w:pPr>
      <w:ind w:firstLine="709"/>
    </w:pPr>
    <w:rPr>
      <w:rFonts w:eastAsia="Times New Roman"/>
      <w:szCs w:val="24"/>
      <w:lang w:eastAsia="ru-RU"/>
    </w:rPr>
  </w:style>
  <w:style w:type="character" w:customStyle="1" w:styleId="afff">
    <w:name w:val="_Основной текст Знак"/>
    <w:link w:val="affe"/>
    <w:rsid w:val="0015581F"/>
    <w:rPr>
      <w:rFonts w:ascii="Times New Roman" w:eastAsia="Times New Roman" w:hAnsi="Times New Roman"/>
      <w:sz w:val="28"/>
      <w:szCs w:val="24"/>
      <w:lang w:eastAsia="ru-RU"/>
    </w:rPr>
  </w:style>
  <w:style w:type="paragraph" w:customStyle="1" w:styleId="afff0">
    <w:name w:val="Простотекст"/>
    <w:basedOn w:val="a3"/>
    <w:link w:val="afff1"/>
    <w:rsid w:val="0015581F"/>
    <w:pPr>
      <w:ind w:firstLine="709"/>
    </w:pPr>
    <w:rPr>
      <w:rFonts w:eastAsia="Calibri"/>
      <w:szCs w:val="28"/>
      <w:lang w:eastAsia="ru-RU"/>
    </w:rPr>
  </w:style>
  <w:style w:type="character" w:customStyle="1" w:styleId="afff1">
    <w:name w:val="Простотекст Знак"/>
    <w:basedOn w:val="a4"/>
    <w:link w:val="afff0"/>
    <w:locked/>
    <w:rsid w:val="0015581F"/>
    <w:rPr>
      <w:rFonts w:ascii="Times New Roman" w:eastAsia="Calibri" w:hAnsi="Times New Roman"/>
      <w:sz w:val="28"/>
      <w:szCs w:val="28"/>
      <w:lang w:eastAsia="ru-RU"/>
    </w:rPr>
  </w:style>
  <w:style w:type="paragraph" w:customStyle="1" w:styleId="afff2">
    <w:name w:val="Рисунок"/>
    <w:basedOn w:val="a3"/>
    <w:link w:val="afff3"/>
    <w:qFormat/>
    <w:rsid w:val="0015581F"/>
    <w:pPr>
      <w:keepNext/>
      <w:spacing w:before="120"/>
      <w:ind w:firstLine="0"/>
      <w:contextualSpacing/>
      <w:jc w:val="center"/>
    </w:pPr>
    <w:rPr>
      <w:rFonts w:eastAsia="Calibri"/>
      <w:i/>
      <w:szCs w:val="28"/>
    </w:rPr>
  </w:style>
  <w:style w:type="character" w:customStyle="1" w:styleId="afff3">
    <w:name w:val="Рисунок Знак"/>
    <w:basedOn w:val="a4"/>
    <w:link w:val="afff2"/>
    <w:rsid w:val="0015581F"/>
    <w:rPr>
      <w:rFonts w:ascii="Times New Roman" w:eastAsia="Calibri" w:hAnsi="Times New Roman"/>
      <w:i/>
      <w:sz w:val="28"/>
      <w:szCs w:val="28"/>
    </w:rPr>
  </w:style>
  <w:style w:type="paragraph" w:customStyle="1" w:styleId="a2">
    <w:name w:val="Маркированный список кружок"/>
    <w:basedOn w:val="afff4"/>
    <w:link w:val="afff5"/>
    <w:autoRedefine/>
    <w:qFormat/>
    <w:rsid w:val="0015581F"/>
    <w:pPr>
      <w:numPr>
        <w:numId w:val="7"/>
      </w:numPr>
      <w:ind w:left="0" w:firstLine="0"/>
    </w:pPr>
  </w:style>
  <w:style w:type="character" w:customStyle="1" w:styleId="afff5">
    <w:name w:val="Маркированный список кружок Знак"/>
    <w:basedOn w:val="a8"/>
    <w:link w:val="a2"/>
    <w:rsid w:val="0015581F"/>
    <w:rPr>
      <w:rFonts w:ascii="Times New Roman" w:hAnsi="Times New Roman"/>
      <w:sz w:val="28"/>
      <w:szCs w:val="28"/>
    </w:rPr>
  </w:style>
  <w:style w:type="paragraph" w:customStyle="1" w:styleId="22">
    <w:name w:val="2лист"/>
    <w:basedOn w:val="a3"/>
    <w:link w:val="23"/>
    <w:qFormat/>
    <w:rsid w:val="0015581F"/>
    <w:pPr>
      <w:spacing w:line="264" w:lineRule="auto"/>
      <w:ind w:firstLine="0"/>
      <w:jc w:val="left"/>
    </w:pPr>
    <w:rPr>
      <w:rFonts w:eastAsia="Times New Roman"/>
      <w:szCs w:val="28"/>
      <w:lang w:eastAsia="ru-RU"/>
    </w:rPr>
  </w:style>
  <w:style w:type="character" w:customStyle="1" w:styleId="23">
    <w:name w:val="2лист Знак"/>
    <w:basedOn w:val="a4"/>
    <w:link w:val="22"/>
    <w:rsid w:val="0015581F"/>
    <w:rPr>
      <w:rFonts w:ascii="Times New Roman" w:eastAsia="Times New Roman" w:hAnsi="Times New Roman"/>
      <w:sz w:val="28"/>
      <w:szCs w:val="28"/>
      <w:lang w:eastAsia="ru-RU"/>
    </w:rPr>
  </w:style>
  <w:style w:type="paragraph" w:customStyle="1" w:styleId="afff6">
    <w:name w:val="содержание"/>
    <w:basedOn w:val="12"/>
    <w:link w:val="afff7"/>
    <w:autoRedefine/>
    <w:qFormat/>
    <w:rsid w:val="0015581F"/>
    <w:pPr>
      <w:spacing w:before="120" w:after="120"/>
      <w:ind w:left="0"/>
    </w:pPr>
    <w:rPr>
      <w:b/>
    </w:rPr>
  </w:style>
  <w:style w:type="character" w:customStyle="1" w:styleId="13">
    <w:name w:val="Оглавление 1 Знак"/>
    <w:basedOn w:val="a4"/>
    <w:link w:val="12"/>
    <w:uiPriority w:val="39"/>
    <w:rsid w:val="0015581F"/>
    <w:rPr>
      <w:rFonts w:ascii="Times New Roman" w:hAnsi="Times New Roman"/>
      <w:sz w:val="28"/>
    </w:rPr>
  </w:style>
  <w:style w:type="character" w:customStyle="1" w:styleId="afff7">
    <w:name w:val="содержание Знак"/>
    <w:basedOn w:val="13"/>
    <w:link w:val="afff6"/>
    <w:rsid w:val="0015581F"/>
    <w:rPr>
      <w:rFonts w:ascii="Times New Roman" w:hAnsi="Times New Roman"/>
      <w:b/>
      <w:sz w:val="28"/>
    </w:rPr>
  </w:style>
  <w:style w:type="paragraph" w:customStyle="1" w:styleId="16">
    <w:name w:val="Элемент содержания 1"/>
    <w:basedOn w:val="afff6"/>
    <w:link w:val="17"/>
    <w:autoRedefine/>
    <w:qFormat/>
    <w:rsid w:val="0015581F"/>
  </w:style>
  <w:style w:type="paragraph" w:customStyle="1" w:styleId="24">
    <w:name w:val="Элемент содержания 2"/>
    <w:basedOn w:val="afff6"/>
    <w:link w:val="25"/>
    <w:autoRedefine/>
    <w:qFormat/>
    <w:rsid w:val="0015581F"/>
    <w:pPr>
      <w:ind w:left="397"/>
    </w:pPr>
    <w:rPr>
      <w:caps/>
    </w:rPr>
  </w:style>
  <w:style w:type="character" w:customStyle="1" w:styleId="17">
    <w:name w:val="Элемент содержания 1 Знак"/>
    <w:basedOn w:val="afff7"/>
    <w:link w:val="16"/>
    <w:rsid w:val="0015581F"/>
    <w:rPr>
      <w:rFonts w:ascii="Times New Roman" w:hAnsi="Times New Roman"/>
      <w:b/>
      <w:sz w:val="28"/>
    </w:rPr>
  </w:style>
  <w:style w:type="paragraph" w:customStyle="1" w:styleId="33">
    <w:name w:val="элемент содержания 3"/>
    <w:basedOn w:val="afff6"/>
    <w:link w:val="34"/>
    <w:autoRedefine/>
    <w:qFormat/>
    <w:rsid w:val="0015581F"/>
    <w:pPr>
      <w:spacing w:line="240" w:lineRule="auto"/>
      <w:ind w:left="720"/>
    </w:pPr>
    <w:rPr>
      <w:caps/>
    </w:rPr>
  </w:style>
  <w:style w:type="character" w:customStyle="1" w:styleId="25">
    <w:name w:val="Элемент содержания 2 Знак"/>
    <w:basedOn w:val="afff7"/>
    <w:link w:val="24"/>
    <w:rsid w:val="0015581F"/>
    <w:rPr>
      <w:rFonts w:ascii="Times New Roman" w:hAnsi="Times New Roman"/>
      <w:b/>
      <w:caps/>
      <w:sz w:val="28"/>
    </w:rPr>
  </w:style>
  <w:style w:type="character" w:customStyle="1" w:styleId="34">
    <w:name w:val="элемент содержания 3 Знак"/>
    <w:basedOn w:val="afff7"/>
    <w:link w:val="33"/>
    <w:rsid w:val="0015581F"/>
    <w:rPr>
      <w:rFonts w:ascii="Times New Roman" w:hAnsi="Times New Roman"/>
      <w:b/>
      <w:caps/>
      <w:sz w:val="28"/>
    </w:rPr>
  </w:style>
  <w:style w:type="numbering" w:customStyle="1" w:styleId="a1">
    <w:name w:val="Нумерация заголовков"/>
    <w:uiPriority w:val="99"/>
    <w:rsid w:val="0015581F"/>
    <w:pPr>
      <w:numPr>
        <w:numId w:val="8"/>
      </w:numPr>
    </w:pPr>
  </w:style>
  <w:style w:type="paragraph" w:customStyle="1" w:styleId="18">
    <w:name w:val="заголовок 1 без нумерации"/>
    <w:basedOn w:val="1"/>
    <w:link w:val="19"/>
    <w:autoRedefine/>
    <w:qFormat/>
    <w:rsid w:val="0015581F"/>
    <w:pPr>
      <w:numPr>
        <w:numId w:val="0"/>
      </w:numPr>
    </w:pPr>
    <w:rPr>
      <w:bCs/>
    </w:rPr>
  </w:style>
  <w:style w:type="character" w:customStyle="1" w:styleId="19">
    <w:name w:val="заголовок 1 без нумерации Знак"/>
    <w:basedOn w:val="11"/>
    <w:link w:val="18"/>
    <w:rsid w:val="0015581F"/>
    <w:rPr>
      <w:rFonts w:ascii="Times New Roman" w:eastAsiaTheme="majorEastAsia" w:hAnsi="Times New Roman" w:cstheme="majorBidi"/>
      <w:b/>
      <w:bCs/>
      <w:caps/>
      <w:sz w:val="32"/>
      <w:szCs w:val="32"/>
    </w:rPr>
  </w:style>
  <w:style w:type="paragraph" w:customStyle="1" w:styleId="afff8">
    <w:name w:val="номер таблицы"/>
    <w:basedOn w:val="a3"/>
    <w:link w:val="afff9"/>
    <w:uiPriority w:val="99"/>
    <w:qFormat/>
    <w:rsid w:val="0015581F"/>
    <w:pPr>
      <w:ind w:firstLine="709"/>
      <w:jc w:val="right"/>
    </w:pPr>
    <w:rPr>
      <w:rFonts w:eastAsia="Calibri"/>
    </w:rPr>
  </w:style>
  <w:style w:type="paragraph" w:customStyle="1" w:styleId="afffa">
    <w:name w:val="название таблицы"/>
    <w:basedOn w:val="a3"/>
    <w:link w:val="afffb"/>
    <w:autoRedefine/>
    <w:uiPriority w:val="99"/>
    <w:qFormat/>
    <w:rsid w:val="0015581F"/>
    <w:pPr>
      <w:spacing w:line="240" w:lineRule="auto"/>
      <w:ind w:firstLine="0"/>
      <w:jc w:val="center"/>
    </w:pPr>
    <w:rPr>
      <w:rFonts w:eastAsia="Calibri"/>
      <w:b/>
    </w:rPr>
  </w:style>
  <w:style w:type="character" w:customStyle="1" w:styleId="afff9">
    <w:name w:val="номер таблицы Знак"/>
    <w:basedOn w:val="a4"/>
    <w:link w:val="afff8"/>
    <w:uiPriority w:val="99"/>
    <w:rsid w:val="0015581F"/>
    <w:rPr>
      <w:rFonts w:ascii="Times New Roman" w:eastAsia="Calibri" w:hAnsi="Times New Roman"/>
      <w:sz w:val="28"/>
    </w:rPr>
  </w:style>
  <w:style w:type="paragraph" w:customStyle="1" w:styleId="afffc">
    <w:name w:val="_обычный"/>
    <w:basedOn w:val="a3"/>
    <w:link w:val="afffd"/>
    <w:uiPriority w:val="99"/>
    <w:rsid w:val="0015581F"/>
    <w:rPr>
      <w:rFonts w:eastAsia="Times New Roman" w:cs="Times New Roman"/>
      <w:szCs w:val="28"/>
      <w:lang w:eastAsia="ru-RU"/>
    </w:rPr>
  </w:style>
  <w:style w:type="character" w:customStyle="1" w:styleId="afffb">
    <w:name w:val="название таблицы Знак"/>
    <w:basedOn w:val="a4"/>
    <w:link w:val="afffa"/>
    <w:uiPriority w:val="99"/>
    <w:rsid w:val="0015581F"/>
    <w:rPr>
      <w:rFonts w:ascii="Times New Roman" w:eastAsia="Calibri" w:hAnsi="Times New Roman"/>
      <w:b/>
      <w:sz w:val="28"/>
    </w:rPr>
  </w:style>
  <w:style w:type="character" w:customStyle="1" w:styleId="afffd">
    <w:name w:val="_обычный Знак"/>
    <w:basedOn w:val="a4"/>
    <w:link w:val="afffc"/>
    <w:uiPriority w:val="99"/>
    <w:rsid w:val="0015581F"/>
    <w:rPr>
      <w:rFonts w:ascii="Times New Roman" w:eastAsia="Times New Roman" w:hAnsi="Times New Roman" w:cs="Times New Roman"/>
      <w:sz w:val="28"/>
      <w:szCs w:val="28"/>
      <w:lang w:eastAsia="ru-RU"/>
    </w:rPr>
  </w:style>
  <w:style w:type="paragraph" w:customStyle="1" w:styleId="afffe">
    <w:name w:val="_рисунок"/>
    <w:basedOn w:val="a3"/>
    <w:rsid w:val="0015581F"/>
    <w:pPr>
      <w:spacing w:before="240"/>
      <w:ind w:firstLine="0"/>
      <w:jc w:val="center"/>
    </w:pPr>
    <w:rPr>
      <w:rFonts w:eastAsia="Times New Roman" w:cs="Times New Roman"/>
      <w:szCs w:val="28"/>
      <w:lang w:eastAsia="ru-RU"/>
    </w:rPr>
  </w:style>
  <w:style w:type="paragraph" w:customStyle="1" w:styleId="affff">
    <w:name w:val="_рисунок_подпись"/>
    <w:basedOn w:val="a3"/>
    <w:link w:val="affff0"/>
    <w:uiPriority w:val="99"/>
    <w:rsid w:val="0015581F"/>
    <w:pPr>
      <w:spacing w:after="240"/>
      <w:ind w:left="862" w:hanging="862"/>
      <w:jc w:val="center"/>
    </w:pPr>
    <w:rPr>
      <w:rFonts w:eastAsia="Times New Roman" w:cs="Times New Roman"/>
      <w:b/>
      <w:i/>
      <w:szCs w:val="28"/>
      <w:lang w:eastAsia="ru-RU"/>
    </w:rPr>
  </w:style>
  <w:style w:type="paragraph" w:customStyle="1" w:styleId="affff1">
    <w:name w:val="_таблица_номер"/>
    <w:basedOn w:val="a9"/>
    <w:link w:val="affff2"/>
    <w:rsid w:val="0015581F"/>
    <w:pPr>
      <w:keepNext/>
      <w:keepLines/>
      <w:spacing w:before="120" w:beforeAutospacing="0" w:after="0" w:afterAutospacing="0" w:line="360" w:lineRule="auto"/>
      <w:jc w:val="right"/>
    </w:pPr>
    <w:rPr>
      <w:color w:val="000000"/>
      <w:sz w:val="28"/>
      <w:szCs w:val="28"/>
    </w:rPr>
  </w:style>
  <w:style w:type="paragraph" w:customStyle="1" w:styleId="affff3">
    <w:name w:val="_таблица_подпись"/>
    <w:basedOn w:val="a9"/>
    <w:rsid w:val="0015581F"/>
    <w:pPr>
      <w:keepNext/>
      <w:keepLines/>
      <w:spacing w:before="0" w:beforeAutospacing="0" w:after="0" w:afterAutospacing="0" w:line="360" w:lineRule="auto"/>
      <w:jc w:val="center"/>
    </w:pPr>
    <w:rPr>
      <w:b/>
      <w:color w:val="000000"/>
      <w:sz w:val="28"/>
      <w:szCs w:val="28"/>
    </w:rPr>
  </w:style>
  <w:style w:type="character" w:customStyle="1" w:styleId="affff0">
    <w:name w:val="_рисунок_подпись Знак"/>
    <w:basedOn w:val="a4"/>
    <w:link w:val="affff"/>
    <w:uiPriority w:val="99"/>
    <w:rsid w:val="0015581F"/>
    <w:rPr>
      <w:rFonts w:ascii="Times New Roman" w:eastAsia="Times New Roman" w:hAnsi="Times New Roman" w:cs="Times New Roman"/>
      <w:b/>
      <w:i/>
      <w:sz w:val="28"/>
      <w:szCs w:val="28"/>
      <w:lang w:eastAsia="ru-RU"/>
    </w:rPr>
  </w:style>
  <w:style w:type="character" w:customStyle="1" w:styleId="affff2">
    <w:name w:val="_таблица_номер Знак"/>
    <w:basedOn w:val="a4"/>
    <w:link w:val="affff1"/>
    <w:rsid w:val="0015581F"/>
    <w:rPr>
      <w:rFonts w:ascii="Times New Roman" w:eastAsia="Times New Roman" w:hAnsi="Times New Roman" w:cs="Times New Roman"/>
      <w:color w:val="000000"/>
      <w:sz w:val="28"/>
      <w:szCs w:val="28"/>
      <w:lang w:eastAsia="ru-RU"/>
    </w:rPr>
  </w:style>
  <w:style w:type="paragraph" w:styleId="affff4">
    <w:name w:val="Body Text"/>
    <w:basedOn w:val="a3"/>
    <w:link w:val="affff5"/>
    <w:uiPriority w:val="99"/>
    <w:rsid w:val="0015581F"/>
    <w:pPr>
      <w:spacing w:after="120"/>
      <w:ind w:firstLine="709"/>
    </w:pPr>
    <w:rPr>
      <w:rFonts w:ascii="Calibri" w:eastAsia="Calibri" w:hAnsi="Calibri" w:cs="Calibri"/>
      <w:szCs w:val="24"/>
      <w:lang w:eastAsia="ru-RU"/>
    </w:rPr>
  </w:style>
  <w:style w:type="character" w:customStyle="1" w:styleId="affff5">
    <w:name w:val="Основной текст Знак"/>
    <w:basedOn w:val="a4"/>
    <w:link w:val="affff4"/>
    <w:uiPriority w:val="99"/>
    <w:rsid w:val="0015581F"/>
    <w:rPr>
      <w:rFonts w:ascii="Calibri" w:eastAsia="Calibri" w:hAnsi="Calibri" w:cs="Calibri"/>
      <w:sz w:val="28"/>
      <w:szCs w:val="24"/>
      <w:lang w:eastAsia="ru-RU"/>
    </w:rPr>
  </w:style>
  <w:style w:type="paragraph" w:customStyle="1" w:styleId="affff6">
    <w:name w:val="Подпись рисунка"/>
    <w:basedOn w:val="a3"/>
    <w:link w:val="affff7"/>
    <w:autoRedefine/>
    <w:qFormat/>
    <w:rsid w:val="0015581F"/>
    <w:pPr>
      <w:spacing w:after="120" w:line="240" w:lineRule="auto"/>
      <w:ind w:firstLine="0"/>
      <w:jc w:val="center"/>
    </w:pPr>
    <w:rPr>
      <w:rFonts w:eastAsia="Calibri"/>
      <w:b/>
      <w:i/>
      <w:sz w:val="24"/>
      <w:szCs w:val="24"/>
    </w:rPr>
  </w:style>
  <w:style w:type="character" w:customStyle="1" w:styleId="affff7">
    <w:name w:val="Подпись рисунка Знак"/>
    <w:basedOn w:val="a4"/>
    <w:link w:val="affff6"/>
    <w:rsid w:val="0015581F"/>
    <w:rPr>
      <w:rFonts w:ascii="Times New Roman" w:eastAsia="Calibri" w:hAnsi="Times New Roman"/>
      <w:b/>
      <w:i/>
      <w:sz w:val="24"/>
      <w:szCs w:val="24"/>
    </w:rPr>
  </w:style>
  <w:style w:type="paragraph" w:styleId="affff8">
    <w:name w:val="Subtitle"/>
    <w:basedOn w:val="3"/>
    <w:next w:val="a3"/>
    <w:link w:val="affff9"/>
    <w:uiPriority w:val="11"/>
    <w:qFormat/>
    <w:rsid w:val="0015581F"/>
    <w:pPr>
      <w:numPr>
        <w:ilvl w:val="1"/>
        <w:numId w:val="0"/>
      </w:numPr>
      <w:spacing w:before="320" w:after="120"/>
      <w:ind w:firstLine="709"/>
    </w:pPr>
    <w:rPr>
      <w:rFonts w:eastAsia="Times New Roman"/>
      <w:b w:val="0"/>
      <w:bCs/>
      <w:iCs/>
      <w:spacing w:val="15"/>
    </w:rPr>
  </w:style>
  <w:style w:type="character" w:customStyle="1" w:styleId="affff9">
    <w:name w:val="Подзаголовок Знак"/>
    <w:basedOn w:val="a4"/>
    <w:link w:val="affff8"/>
    <w:uiPriority w:val="11"/>
    <w:rsid w:val="0015581F"/>
    <w:rPr>
      <w:rFonts w:ascii="Times New Roman" w:eastAsia="Times New Roman" w:hAnsi="Times New Roman" w:cs="Times New Roman"/>
      <w:bCs/>
      <w:i/>
      <w:iCs/>
      <w:spacing w:val="15"/>
      <w:sz w:val="28"/>
      <w:szCs w:val="24"/>
    </w:rPr>
  </w:style>
  <w:style w:type="paragraph" w:customStyle="1" w:styleId="text">
    <w:name w:val="text"/>
    <w:basedOn w:val="a3"/>
    <w:rsid w:val="0015581F"/>
    <w:pPr>
      <w:spacing w:before="100" w:beforeAutospacing="1" w:after="100" w:afterAutospacing="1"/>
      <w:ind w:firstLine="0"/>
    </w:pPr>
    <w:rPr>
      <w:rFonts w:eastAsia="Times New Roman" w:cs="Times New Roman"/>
      <w:sz w:val="24"/>
      <w:szCs w:val="24"/>
      <w:lang w:eastAsia="ru-RU"/>
    </w:rPr>
  </w:style>
  <w:style w:type="character" w:customStyle="1" w:styleId="textb">
    <w:name w:val="text_b"/>
    <w:basedOn w:val="a4"/>
    <w:rsid w:val="0015581F"/>
  </w:style>
  <w:style w:type="paragraph" w:styleId="affffa">
    <w:name w:val="table of figures"/>
    <w:basedOn w:val="a3"/>
    <w:next w:val="a3"/>
    <w:uiPriority w:val="99"/>
    <w:unhideWhenUsed/>
    <w:rsid w:val="0015581F"/>
    <w:pPr>
      <w:ind w:firstLine="709"/>
    </w:pPr>
    <w:rPr>
      <w:rFonts w:eastAsia="Calibri" w:cs="Times New Roman"/>
      <w:szCs w:val="28"/>
    </w:rPr>
  </w:style>
  <w:style w:type="character" w:styleId="affffb">
    <w:name w:val="FollowedHyperlink"/>
    <w:uiPriority w:val="99"/>
    <w:semiHidden/>
    <w:unhideWhenUsed/>
    <w:rsid w:val="0015581F"/>
    <w:rPr>
      <w:color w:val="800080"/>
      <w:u w:val="single"/>
    </w:rPr>
  </w:style>
  <w:style w:type="paragraph" w:customStyle="1" w:styleId="affffc">
    <w:name w:val="ТАБЛИЧНЫЙ"/>
    <w:basedOn w:val="a3"/>
    <w:qFormat/>
    <w:rsid w:val="0015581F"/>
    <w:pPr>
      <w:ind w:firstLine="0"/>
    </w:pPr>
    <w:rPr>
      <w:rFonts w:eastAsia="Calibri" w:cs="Times New Roman"/>
      <w:sz w:val="26"/>
      <w:szCs w:val="26"/>
      <w:lang w:val="en-US"/>
    </w:rPr>
  </w:style>
  <w:style w:type="character" w:customStyle="1" w:styleId="MTEquationSection">
    <w:name w:val="MTEquationSection"/>
    <w:rsid w:val="0015581F"/>
    <w:rPr>
      <w:vanish/>
      <w:color w:val="FF0000"/>
    </w:rPr>
  </w:style>
  <w:style w:type="paragraph" w:styleId="affffd">
    <w:name w:val="Body Text Indent"/>
    <w:basedOn w:val="a3"/>
    <w:link w:val="affffe"/>
    <w:uiPriority w:val="99"/>
    <w:unhideWhenUsed/>
    <w:rsid w:val="0015581F"/>
    <w:pPr>
      <w:ind w:left="283" w:firstLine="709"/>
    </w:pPr>
    <w:rPr>
      <w:rFonts w:eastAsia="Calibri" w:cs="Times New Roman"/>
      <w:szCs w:val="28"/>
    </w:rPr>
  </w:style>
  <w:style w:type="character" w:customStyle="1" w:styleId="affffe">
    <w:name w:val="Основной текст с отступом Знак"/>
    <w:basedOn w:val="a4"/>
    <w:link w:val="affffd"/>
    <w:uiPriority w:val="99"/>
    <w:rsid w:val="0015581F"/>
    <w:rPr>
      <w:rFonts w:ascii="Times New Roman" w:eastAsia="Calibri" w:hAnsi="Times New Roman" w:cs="Times New Roman"/>
      <w:sz w:val="28"/>
      <w:szCs w:val="28"/>
    </w:rPr>
  </w:style>
  <w:style w:type="table" w:customStyle="1" w:styleId="1a">
    <w:name w:val="Сетка таблицы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5">
    <w:name w:val="Сетка таблицы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Сетка таблицы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Сетка таблицы9"/>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Сетка таблицы1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0">
    <w:name w:val="Сетка таблицы1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0">
    <w:name w:val="Сетка таблицы1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0">
    <w:name w:val="Сетка таблицы1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15581F"/>
  </w:style>
  <w:style w:type="paragraph" w:customStyle="1" w:styleId="1b">
    <w:name w:val="Без интервала1"/>
    <w:qFormat/>
    <w:rsid w:val="0015581F"/>
    <w:pPr>
      <w:spacing w:after="0" w:line="276" w:lineRule="auto"/>
      <w:ind w:firstLine="709"/>
      <w:jc w:val="both"/>
    </w:pPr>
    <w:rPr>
      <w:rFonts w:ascii="Times New Roman" w:eastAsia="Calibri" w:hAnsi="Times New Roman" w:cs="Times New Roman"/>
      <w:i/>
      <w:sz w:val="32"/>
      <w:szCs w:val="32"/>
    </w:rPr>
  </w:style>
  <w:style w:type="paragraph" w:customStyle="1" w:styleId="afffff">
    <w:name w:val="Номер таблицы"/>
    <w:basedOn w:val="a3"/>
    <w:uiPriority w:val="99"/>
    <w:qFormat/>
    <w:rsid w:val="0015581F"/>
    <w:pPr>
      <w:ind w:firstLine="0"/>
      <w:jc w:val="right"/>
    </w:pPr>
    <w:rPr>
      <w:rFonts w:eastAsia="Times New Roman" w:cs="Times New Roman"/>
      <w:i/>
      <w:szCs w:val="28"/>
    </w:rPr>
  </w:style>
  <w:style w:type="paragraph" w:customStyle="1" w:styleId="afffff0">
    <w:name w:val="Название таблицы"/>
    <w:basedOn w:val="afffff"/>
    <w:qFormat/>
    <w:rsid w:val="0015581F"/>
    <w:pPr>
      <w:jc w:val="center"/>
    </w:pPr>
    <w:rPr>
      <w:b/>
    </w:rPr>
  </w:style>
  <w:style w:type="paragraph" w:customStyle="1" w:styleId="30">
    <w:name w:val="Список3"/>
    <w:basedOn w:val="a3"/>
    <w:qFormat/>
    <w:rsid w:val="0015581F"/>
    <w:pPr>
      <w:numPr>
        <w:numId w:val="9"/>
      </w:numPr>
      <w:contextualSpacing/>
    </w:pPr>
    <w:rPr>
      <w:rFonts w:eastAsia="Times New Roman" w:cs="Times New Roman"/>
      <w:szCs w:val="24"/>
    </w:rPr>
  </w:style>
  <w:style w:type="table" w:customStyle="1" w:styleId="190">
    <w:name w:val="Сетка таблицы19"/>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1">
    <w:name w:val="Обычный шрифт"/>
    <w:basedOn w:val="a3"/>
    <w:link w:val="afffff2"/>
    <w:rsid w:val="0015581F"/>
    <w:rPr>
      <w:rFonts w:eastAsia="Times New Roman" w:cs="Times New Roman"/>
      <w:szCs w:val="20"/>
      <w:lang w:eastAsia="ru-RU"/>
    </w:rPr>
  </w:style>
  <w:style w:type="character" w:customStyle="1" w:styleId="afffff2">
    <w:name w:val="Обычный шрифт Знак"/>
    <w:link w:val="afffff1"/>
    <w:rsid w:val="0015581F"/>
    <w:rPr>
      <w:rFonts w:ascii="Times New Roman" w:eastAsia="Times New Roman" w:hAnsi="Times New Roman" w:cs="Times New Roman"/>
      <w:sz w:val="28"/>
      <w:szCs w:val="20"/>
      <w:lang w:eastAsia="ru-RU"/>
    </w:rPr>
  </w:style>
  <w:style w:type="table" w:customStyle="1" w:styleId="200">
    <w:name w:val="Сетка таблицы20"/>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список"/>
    <w:basedOn w:val="a7"/>
    <w:link w:val="afffff3"/>
    <w:qFormat/>
    <w:rsid w:val="0015581F"/>
    <w:pPr>
      <w:ind w:left="1060" w:hanging="340"/>
    </w:pPr>
    <w:rPr>
      <w:szCs w:val="28"/>
    </w:rPr>
  </w:style>
  <w:style w:type="character" w:customStyle="1" w:styleId="afffff3">
    <w:name w:val="список Знак"/>
    <w:basedOn w:val="ListParagraphChar1"/>
    <w:link w:val="afff4"/>
    <w:rsid w:val="0015581F"/>
    <w:rPr>
      <w:rFonts w:ascii="Times New Roman" w:hAnsi="Times New Roman"/>
      <w:sz w:val="28"/>
      <w:szCs w:val="28"/>
    </w:rPr>
  </w:style>
  <w:style w:type="paragraph" w:customStyle="1" w:styleId="afffff4">
    <w:name w:val="обычный"/>
    <w:basedOn w:val="a3"/>
    <w:link w:val="afffff5"/>
    <w:qFormat/>
    <w:rsid w:val="0015581F"/>
    <w:rPr>
      <w:rFonts w:eastAsia="Times New Roman" w:cs="Times New Roman"/>
      <w:szCs w:val="28"/>
      <w:lang w:val="x-none" w:eastAsia="x-none"/>
    </w:rPr>
  </w:style>
  <w:style w:type="character" w:customStyle="1" w:styleId="afffff5">
    <w:name w:val="обычный Знак"/>
    <w:link w:val="afffff4"/>
    <w:rsid w:val="0015581F"/>
    <w:rPr>
      <w:rFonts w:ascii="Times New Roman" w:eastAsia="Times New Roman" w:hAnsi="Times New Roman" w:cs="Times New Roman"/>
      <w:sz w:val="28"/>
      <w:szCs w:val="28"/>
      <w:lang w:val="x-none" w:eastAsia="x-none"/>
    </w:rPr>
  </w:style>
  <w:style w:type="paragraph" w:customStyle="1" w:styleId="afffff6">
    <w:name w:val="номер формулы"/>
    <w:basedOn w:val="a3"/>
    <w:link w:val="afffff7"/>
    <w:autoRedefine/>
    <w:qFormat/>
    <w:rsid w:val="0015581F"/>
    <w:pPr>
      <w:ind w:firstLine="0"/>
      <w:jc w:val="right"/>
    </w:pPr>
    <w:rPr>
      <w:rFonts w:eastAsia="Calibri"/>
    </w:rPr>
  </w:style>
  <w:style w:type="character" w:customStyle="1" w:styleId="afffff7">
    <w:name w:val="номер формулы Знак"/>
    <w:basedOn w:val="a4"/>
    <w:link w:val="afffff6"/>
    <w:rsid w:val="0015581F"/>
    <w:rPr>
      <w:rFonts w:ascii="Times New Roman" w:eastAsia="Calibri" w:hAnsi="Times New Roman"/>
      <w:sz w:val="28"/>
    </w:rPr>
  </w:style>
  <w:style w:type="paragraph" w:customStyle="1" w:styleId="afffff8">
    <w:name w:val="Подпись к рисунку"/>
    <w:basedOn w:val="a3"/>
    <w:link w:val="afffff9"/>
    <w:qFormat/>
    <w:rsid w:val="0015581F"/>
    <w:pPr>
      <w:keepNext/>
      <w:spacing w:after="120" w:line="240" w:lineRule="auto"/>
      <w:ind w:firstLine="0"/>
      <w:contextualSpacing/>
      <w:jc w:val="center"/>
    </w:pPr>
    <w:rPr>
      <w:rFonts w:eastAsia="Calibri" w:cs="Times New Roman"/>
      <w:b/>
      <w:i/>
      <w:sz w:val="24"/>
      <w:szCs w:val="28"/>
    </w:rPr>
  </w:style>
  <w:style w:type="character" w:customStyle="1" w:styleId="afffff9">
    <w:name w:val="Подпись к рисунку Знак"/>
    <w:link w:val="afffff8"/>
    <w:rsid w:val="0015581F"/>
    <w:rPr>
      <w:rFonts w:ascii="Times New Roman" w:eastAsia="Calibri" w:hAnsi="Times New Roman" w:cs="Times New Roman"/>
      <w:b/>
      <w:i/>
      <w:sz w:val="24"/>
      <w:szCs w:val="28"/>
    </w:rPr>
  </w:style>
  <w:style w:type="paragraph" w:customStyle="1" w:styleId="afffffa">
    <w:name w:val="Осн"/>
    <w:basedOn w:val="a3"/>
    <w:link w:val="afffffb"/>
    <w:rsid w:val="0015581F"/>
    <w:pPr>
      <w:spacing w:before="40"/>
    </w:pPr>
    <w:rPr>
      <w:rFonts w:eastAsia="Times New Roman" w:cs="Times New Roman"/>
      <w:szCs w:val="24"/>
      <w:lang w:eastAsia="ru-RU"/>
    </w:rPr>
  </w:style>
  <w:style w:type="character" w:customStyle="1" w:styleId="afffffb">
    <w:name w:val="Осн Знак"/>
    <w:basedOn w:val="a4"/>
    <w:link w:val="afffffa"/>
    <w:rsid w:val="0015581F"/>
    <w:rPr>
      <w:rFonts w:ascii="Times New Roman" w:eastAsia="Times New Roman" w:hAnsi="Times New Roman" w:cs="Times New Roman"/>
      <w:sz w:val="28"/>
      <w:szCs w:val="24"/>
      <w:lang w:eastAsia="ru-RU"/>
    </w:rPr>
  </w:style>
  <w:style w:type="paragraph" w:styleId="afffffc">
    <w:name w:val="endnote text"/>
    <w:basedOn w:val="a3"/>
    <w:link w:val="afffffd"/>
    <w:uiPriority w:val="99"/>
    <w:semiHidden/>
    <w:unhideWhenUsed/>
    <w:rsid w:val="0015581F"/>
    <w:pPr>
      <w:spacing w:line="240" w:lineRule="auto"/>
      <w:ind w:firstLine="709"/>
    </w:pPr>
    <w:rPr>
      <w:rFonts w:eastAsia="Calibri"/>
      <w:sz w:val="20"/>
      <w:szCs w:val="20"/>
    </w:rPr>
  </w:style>
  <w:style w:type="character" w:customStyle="1" w:styleId="afffffd">
    <w:name w:val="Текст концевой сноски Знак"/>
    <w:basedOn w:val="a4"/>
    <w:link w:val="afffffc"/>
    <w:uiPriority w:val="99"/>
    <w:semiHidden/>
    <w:rsid w:val="0015581F"/>
    <w:rPr>
      <w:rFonts w:ascii="Times New Roman" w:eastAsia="Calibri" w:hAnsi="Times New Roman"/>
      <w:sz w:val="20"/>
      <w:szCs w:val="20"/>
    </w:rPr>
  </w:style>
  <w:style w:type="character" w:styleId="afffffe">
    <w:name w:val="endnote reference"/>
    <w:basedOn w:val="a4"/>
    <w:uiPriority w:val="99"/>
    <w:semiHidden/>
    <w:unhideWhenUsed/>
    <w:rsid w:val="0015581F"/>
    <w:rPr>
      <w:vertAlign w:val="superscript"/>
    </w:rPr>
  </w:style>
  <w:style w:type="numbering" w:styleId="111111">
    <w:name w:val="Outline List 2"/>
    <w:basedOn w:val="a6"/>
    <w:uiPriority w:val="99"/>
    <w:semiHidden/>
    <w:unhideWhenUsed/>
    <w:rsid w:val="0015581F"/>
    <w:pPr>
      <w:numPr>
        <w:numId w:val="10"/>
      </w:numPr>
    </w:pPr>
  </w:style>
  <w:style w:type="character" w:styleId="affffff">
    <w:name w:val="page number"/>
    <w:basedOn w:val="a4"/>
    <w:uiPriority w:val="99"/>
    <w:semiHidden/>
    <w:unhideWhenUsed/>
    <w:rsid w:val="004044EF"/>
  </w:style>
  <w:style w:type="paragraph" w:customStyle="1" w:styleId="affffff0">
    <w:name w:val="ИМТ_Аннотация"/>
    <w:basedOn w:val="a3"/>
    <w:link w:val="affffff1"/>
    <w:qFormat/>
    <w:rsid w:val="00D01ECD"/>
    <w:pPr>
      <w:tabs>
        <w:tab w:val="left" w:pos="9072"/>
      </w:tabs>
      <w:spacing w:after="60" w:line="288" w:lineRule="auto"/>
      <w:ind w:left="567" w:right="567" w:firstLine="0"/>
    </w:pPr>
    <w:rPr>
      <w:rFonts w:eastAsia="Calibri" w:cs="Times New Roman"/>
      <w:sz w:val="20"/>
      <w:szCs w:val="24"/>
    </w:rPr>
  </w:style>
  <w:style w:type="character" w:customStyle="1" w:styleId="affffff1">
    <w:name w:val="ИМТ_Аннотация Знак"/>
    <w:basedOn w:val="a4"/>
    <w:link w:val="affffff0"/>
    <w:rsid w:val="00D01ECD"/>
    <w:rPr>
      <w:rFonts w:ascii="Times New Roman" w:eastAsia="Calibri" w:hAnsi="Times New Roman" w:cs="Times New Roman"/>
      <w:sz w:val="20"/>
      <w:szCs w:val="24"/>
    </w:rPr>
  </w:style>
  <w:style w:type="paragraph" w:customStyle="1" w:styleId="MyHeading1">
    <w:name w:val="MyHeading1"/>
    <w:basedOn w:val="1"/>
    <w:qFormat/>
    <w:rsid w:val="00FD089D"/>
    <w:pPr>
      <w:numPr>
        <w:numId w:val="0"/>
      </w:numPr>
    </w:pPr>
  </w:style>
  <w:style w:type="paragraph" w:customStyle="1" w:styleId="a0">
    <w:name w:val="Список со скобкой"/>
    <w:basedOn w:val="a7"/>
    <w:link w:val="affffff2"/>
    <w:qFormat/>
    <w:rsid w:val="00C91C07"/>
    <w:pPr>
      <w:numPr>
        <w:numId w:val="6"/>
      </w:numPr>
    </w:pPr>
  </w:style>
  <w:style w:type="character" w:customStyle="1" w:styleId="affffff3">
    <w:name w:val="подписи Знак"/>
    <w:link w:val="affffff4"/>
    <w:locked/>
    <w:rsid w:val="000E6B46"/>
    <w:rPr>
      <w:rFonts w:ascii="Times New Roman" w:hAnsi="Times New Roman" w:cs="Times New Roman"/>
      <w:b/>
      <w:i/>
      <w:sz w:val="28"/>
    </w:rPr>
  </w:style>
  <w:style w:type="character" w:customStyle="1" w:styleId="affffff2">
    <w:name w:val="Список со скобкой Знак"/>
    <w:basedOn w:val="a8"/>
    <w:link w:val="a0"/>
    <w:rsid w:val="00C91C07"/>
    <w:rPr>
      <w:rFonts w:ascii="Times New Roman" w:hAnsi="Times New Roman"/>
      <w:sz w:val="28"/>
    </w:rPr>
  </w:style>
  <w:style w:type="paragraph" w:customStyle="1" w:styleId="affffff4">
    <w:name w:val="подписи"/>
    <w:link w:val="affffff3"/>
    <w:qFormat/>
    <w:rsid w:val="000E6B46"/>
    <w:pPr>
      <w:spacing w:after="0" w:line="257" w:lineRule="auto"/>
      <w:jc w:val="center"/>
    </w:pPr>
    <w:rPr>
      <w:rFonts w:ascii="Times New Roman" w:hAnsi="Times New Roman" w:cs="Times New Roman"/>
      <w:b/>
      <w:i/>
      <w:sz w:val="28"/>
    </w:rPr>
  </w:style>
  <w:style w:type="character" w:customStyle="1" w:styleId="affffff5">
    <w:name w:val="Список с точкой Знак"/>
    <w:basedOn w:val="a8"/>
    <w:link w:val="affffff6"/>
    <w:locked/>
    <w:rsid w:val="00362C38"/>
    <w:rPr>
      <w:rFonts w:ascii="Times New Roman" w:hAnsi="Times New Roman" w:cs="Times New Roman"/>
      <w:color w:val="000000" w:themeColor="text1"/>
      <w:sz w:val="28"/>
      <w:szCs w:val="28"/>
    </w:rPr>
  </w:style>
  <w:style w:type="paragraph" w:customStyle="1" w:styleId="affffff6">
    <w:name w:val="Список с точкой"/>
    <w:basedOn w:val="a7"/>
    <w:link w:val="affffff5"/>
    <w:qFormat/>
    <w:rsid w:val="00362C38"/>
    <w:pPr>
      <w:ind w:left="1418" w:hanging="284"/>
    </w:pPr>
    <w:rPr>
      <w:rFonts w:cs="Times New Roman"/>
      <w:color w:val="000000" w:themeColor="text1"/>
      <w:szCs w:val="28"/>
    </w:rPr>
  </w:style>
  <w:style w:type="paragraph" w:customStyle="1" w:styleId="a">
    <w:name w:val="Стиль с точкой"/>
    <w:basedOn w:val="affffff6"/>
    <w:link w:val="affffff7"/>
    <w:qFormat/>
    <w:rsid w:val="0048591B"/>
    <w:pPr>
      <w:numPr>
        <w:numId w:val="14"/>
      </w:numPr>
      <w:ind w:left="1066" w:hanging="357"/>
    </w:pPr>
  </w:style>
  <w:style w:type="character" w:customStyle="1" w:styleId="affffff7">
    <w:name w:val="Стиль с точкой Знак"/>
    <w:basedOn w:val="affffff5"/>
    <w:link w:val="a"/>
    <w:rsid w:val="0048591B"/>
    <w:rPr>
      <w:rFonts w:ascii="Times New Roman" w:hAnsi="Times New Roman" w:cs="Times New Roman"/>
      <w:color w:val="000000" w:themeColor="text1"/>
      <w:sz w:val="28"/>
      <w:szCs w:val="28"/>
    </w:rPr>
  </w:style>
  <w:style w:type="paragraph" w:customStyle="1" w:styleId="affffff8">
    <w:name w:val="Стиль с точкой второго уровня"/>
    <w:basedOn w:val="a"/>
    <w:link w:val="affffff9"/>
    <w:qFormat/>
    <w:rsid w:val="00222AFF"/>
    <w:pPr>
      <w:ind w:left="1843" w:hanging="425"/>
    </w:pPr>
  </w:style>
  <w:style w:type="character" w:customStyle="1" w:styleId="affffff9">
    <w:name w:val="Стиль с точкой второго уровня Знак"/>
    <w:basedOn w:val="affffff7"/>
    <w:link w:val="affffff8"/>
    <w:rsid w:val="00222AFF"/>
    <w:rPr>
      <w:rFonts w:ascii="Times New Roman" w:hAnsi="Times New Roman" w:cs="Times New Roman"/>
      <w:color w:val="000000" w:themeColor="text1"/>
      <w:sz w:val="28"/>
      <w:szCs w:val="28"/>
    </w:rPr>
  </w:style>
  <w:style w:type="paragraph" w:customStyle="1" w:styleId="affffffa">
    <w:name w:val="Основной текст записки"/>
    <w:basedOn w:val="a3"/>
    <w:uiPriority w:val="99"/>
    <w:rsid w:val="000A31F4"/>
    <w:pPr>
      <w:ind w:firstLine="709"/>
    </w:pPr>
    <w:rPr>
      <w:rFonts w:eastAsia="Times New Roman" w:cs="Times New Roman"/>
      <w:szCs w:val="28"/>
      <w:lang w:eastAsia="ru-RU"/>
    </w:rPr>
  </w:style>
  <w:style w:type="character" w:customStyle="1" w:styleId="affffffb">
    <w:name w:val="Обычный_текст Знак"/>
    <w:basedOn w:val="a4"/>
    <w:link w:val="affffffc"/>
    <w:locked/>
    <w:rsid w:val="00AA24A7"/>
    <w:rPr>
      <w:rFonts w:ascii="Times New Roman" w:eastAsia="Times New Roman" w:hAnsi="Times New Roman" w:cs="Times New Roman"/>
      <w:color w:val="000000"/>
      <w:sz w:val="28"/>
      <w:szCs w:val="28"/>
      <w:lang w:eastAsia="ru-RU"/>
    </w:rPr>
  </w:style>
  <w:style w:type="paragraph" w:customStyle="1" w:styleId="affffffc">
    <w:name w:val="Обычный_текст"/>
    <w:basedOn w:val="a3"/>
    <w:link w:val="affffffb"/>
    <w:qFormat/>
    <w:rsid w:val="00AA24A7"/>
    <w:rPr>
      <w:rFonts w:eastAsia="Times New Roman" w:cs="Times New Roman"/>
      <w:color w:val="000000"/>
      <w:szCs w:val="28"/>
      <w:lang w:eastAsia="ru-RU"/>
    </w:rPr>
  </w:style>
  <w:style w:type="paragraph" w:customStyle="1" w:styleId="221">
    <w:name w:val="Основной текст 22"/>
    <w:basedOn w:val="a3"/>
    <w:uiPriority w:val="99"/>
    <w:semiHidden/>
    <w:rsid w:val="006C31A7"/>
    <w:pPr>
      <w:widowControl w:val="0"/>
      <w:spacing w:after="120" w:line="240" w:lineRule="auto"/>
    </w:pPr>
    <w:rPr>
      <w:rFonts w:eastAsia="Times New Roman" w:cs="Times New Roman"/>
      <w:szCs w:val="20"/>
      <w:lang w:eastAsia="ru-RU"/>
    </w:rPr>
  </w:style>
  <w:style w:type="character" w:styleId="affffffd">
    <w:name w:val="Intense Reference"/>
    <w:aliases w:val="РИСУНОК"/>
    <w:basedOn w:val="a4"/>
    <w:uiPriority w:val="32"/>
    <w:qFormat/>
    <w:rsid w:val="006C31A7"/>
    <w:rPr>
      <w:rFonts w:ascii="Times New Roman" w:hAnsi="Times New Roman" w:cs="Times New Roman" w:hint="default"/>
      <w:b/>
      <w:bCs/>
      <w:i/>
      <w:iCs w:val="0"/>
      <w:spacing w:val="5"/>
      <w:sz w:val="24"/>
      <w:szCs w:val="28"/>
    </w:rPr>
  </w:style>
  <w:style w:type="paragraph" w:customStyle="1" w:styleId="c">
    <w:name w:val="Стиль c точкой"/>
    <w:basedOn w:val="10"/>
    <w:link w:val="c0"/>
    <w:qFormat/>
    <w:rsid w:val="002353E7"/>
    <w:pPr>
      <w:numPr>
        <w:ilvl w:val="3"/>
        <w:numId w:val="36"/>
      </w:numPr>
      <w:ind w:left="1066" w:hanging="357"/>
    </w:pPr>
    <w:rPr>
      <w:lang w:val="en-US"/>
    </w:rPr>
  </w:style>
  <w:style w:type="character" w:customStyle="1" w:styleId="c0">
    <w:name w:val="Стиль c точкой Знак"/>
    <w:basedOn w:val="14"/>
    <w:link w:val="c"/>
    <w:rsid w:val="002353E7"/>
    <w:rPr>
      <w:rFonts w:ascii="Times New Roman" w:eastAsia="Calibri" w:hAnsi="Times New Roman" w:cs="Times New Roman"/>
      <w:sz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9885">
      <w:bodyDiv w:val="1"/>
      <w:marLeft w:val="0"/>
      <w:marRight w:val="0"/>
      <w:marTop w:val="0"/>
      <w:marBottom w:val="0"/>
      <w:divBdr>
        <w:top w:val="none" w:sz="0" w:space="0" w:color="auto"/>
        <w:left w:val="none" w:sz="0" w:space="0" w:color="auto"/>
        <w:bottom w:val="none" w:sz="0" w:space="0" w:color="auto"/>
        <w:right w:val="none" w:sz="0" w:space="0" w:color="auto"/>
      </w:divBdr>
      <w:divsChild>
        <w:div w:id="1603222112">
          <w:marLeft w:val="0"/>
          <w:marRight w:val="0"/>
          <w:marTop w:val="0"/>
          <w:marBottom w:val="0"/>
          <w:divBdr>
            <w:top w:val="none" w:sz="0" w:space="0" w:color="auto"/>
            <w:left w:val="none" w:sz="0" w:space="0" w:color="auto"/>
            <w:bottom w:val="none" w:sz="0" w:space="0" w:color="auto"/>
            <w:right w:val="none" w:sz="0" w:space="0" w:color="auto"/>
          </w:divBdr>
          <w:divsChild>
            <w:div w:id="2037466067">
              <w:marLeft w:val="0"/>
              <w:marRight w:val="0"/>
              <w:marTop w:val="0"/>
              <w:marBottom w:val="0"/>
              <w:divBdr>
                <w:top w:val="none" w:sz="0" w:space="0" w:color="auto"/>
                <w:left w:val="none" w:sz="0" w:space="0" w:color="auto"/>
                <w:bottom w:val="none" w:sz="0" w:space="0" w:color="auto"/>
                <w:right w:val="none" w:sz="0" w:space="0" w:color="auto"/>
              </w:divBdr>
            </w:div>
            <w:div w:id="226845146">
              <w:marLeft w:val="0"/>
              <w:marRight w:val="0"/>
              <w:marTop w:val="0"/>
              <w:marBottom w:val="0"/>
              <w:divBdr>
                <w:top w:val="none" w:sz="0" w:space="0" w:color="auto"/>
                <w:left w:val="none" w:sz="0" w:space="0" w:color="auto"/>
                <w:bottom w:val="none" w:sz="0" w:space="0" w:color="auto"/>
                <w:right w:val="none" w:sz="0" w:space="0" w:color="auto"/>
              </w:divBdr>
            </w:div>
            <w:div w:id="2126272240">
              <w:marLeft w:val="0"/>
              <w:marRight w:val="0"/>
              <w:marTop w:val="0"/>
              <w:marBottom w:val="0"/>
              <w:divBdr>
                <w:top w:val="none" w:sz="0" w:space="0" w:color="auto"/>
                <w:left w:val="none" w:sz="0" w:space="0" w:color="auto"/>
                <w:bottom w:val="none" w:sz="0" w:space="0" w:color="auto"/>
                <w:right w:val="none" w:sz="0" w:space="0" w:color="auto"/>
              </w:divBdr>
            </w:div>
            <w:div w:id="1717193432">
              <w:marLeft w:val="0"/>
              <w:marRight w:val="0"/>
              <w:marTop w:val="0"/>
              <w:marBottom w:val="0"/>
              <w:divBdr>
                <w:top w:val="none" w:sz="0" w:space="0" w:color="auto"/>
                <w:left w:val="none" w:sz="0" w:space="0" w:color="auto"/>
                <w:bottom w:val="none" w:sz="0" w:space="0" w:color="auto"/>
                <w:right w:val="none" w:sz="0" w:space="0" w:color="auto"/>
              </w:divBdr>
            </w:div>
            <w:div w:id="1911453448">
              <w:marLeft w:val="0"/>
              <w:marRight w:val="0"/>
              <w:marTop w:val="0"/>
              <w:marBottom w:val="0"/>
              <w:divBdr>
                <w:top w:val="none" w:sz="0" w:space="0" w:color="auto"/>
                <w:left w:val="none" w:sz="0" w:space="0" w:color="auto"/>
                <w:bottom w:val="none" w:sz="0" w:space="0" w:color="auto"/>
                <w:right w:val="none" w:sz="0" w:space="0" w:color="auto"/>
              </w:divBdr>
            </w:div>
            <w:div w:id="269093598">
              <w:marLeft w:val="0"/>
              <w:marRight w:val="0"/>
              <w:marTop w:val="0"/>
              <w:marBottom w:val="0"/>
              <w:divBdr>
                <w:top w:val="none" w:sz="0" w:space="0" w:color="auto"/>
                <w:left w:val="none" w:sz="0" w:space="0" w:color="auto"/>
                <w:bottom w:val="none" w:sz="0" w:space="0" w:color="auto"/>
                <w:right w:val="none" w:sz="0" w:space="0" w:color="auto"/>
              </w:divBdr>
            </w:div>
            <w:div w:id="2134520370">
              <w:marLeft w:val="0"/>
              <w:marRight w:val="0"/>
              <w:marTop w:val="0"/>
              <w:marBottom w:val="0"/>
              <w:divBdr>
                <w:top w:val="none" w:sz="0" w:space="0" w:color="auto"/>
                <w:left w:val="none" w:sz="0" w:space="0" w:color="auto"/>
                <w:bottom w:val="none" w:sz="0" w:space="0" w:color="auto"/>
                <w:right w:val="none" w:sz="0" w:space="0" w:color="auto"/>
              </w:divBdr>
            </w:div>
            <w:div w:id="1304700415">
              <w:marLeft w:val="0"/>
              <w:marRight w:val="0"/>
              <w:marTop w:val="0"/>
              <w:marBottom w:val="0"/>
              <w:divBdr>
                <w:top w:val="none" w:sz="0" w:space="0" w:color="auto"/>
                <w:left w:val="none" w:sz="0" w:space="0" w:color="auto"/>
                <w:bottom w:val="none" w:sz="0" w:space="0" w:color="auto"/>
                <w:right w:val="none" w:sz="0" w:space="0" w:color="auto"/>
              </w:divBdr>
            </w:div>
            <w:div w:id="1225990178">
              <w:marLeft w:val="0"/>
              <w:marRight w:val="0"/>
              <w:marTop w:val="0"/>
              <w:marBottom w:val="0"/>
              <w:divBdr>
                <w:top w:val="none" w:sz="0" w:space="0" w:color="auto"/>
                <w:left w:val="none" w:sz="0" w:space="0" w:color="auto"/>
                <w:bottom w:val="none" w:sz="0" w:space="0" w:color="auto"/>
                <w:right w:val="none" w:sz="0" w:space="0" w:color="auto"/>
              </w:divBdr>
            </w:div>
            <w:div w:id="979503108">
              <w:marLeft w:val="0"/>
              <w:marRight w:val="0"/>
              <w:marTop w:val="0"/>
              <w:marBottom w:val="0"/>
              <w:divBdr>
                <w:top w:val="none" w:sz="0" w:space="0" w:color="auto"/>
                <w:left w:val="none" w:sz="0" w:space="0" w:color="auto"/>
                <w:bottom w:val="none" w:sz="0" w:space="0" w:color="auto"/>
                <w:right w:val="none" w:sz="0" w:space="0" w:color="auto"/>
              </w:divBdr>
            </w:div>
            <w:div w:id="421530038">
              <w:marLeft w:val="0"/>
              <w:marRight w:val="0"/>
              <w:marTop w:val="0"/>
              <w:marBottom w:val="0"/>
              <w:divBdr>
                <w:top w:val="none" w:sz="0" w:space="0" w:color="auto"/>
                <w:left w:val="none" w:sz="0" w:space="0" w:color="auto"/>
                <w:bottom w:val="none" w:sz="0" w:space="0" w:color="auto"/>
                <w:right w:val="none" w:sz="0" w:space="0" w:color="auto"/>
              </w:divBdr>
            </w:div>
            <w:div w:id="619339387">
              <w:marLeft w:val="0"/>
              <w:marRight w:val="0"/>
              <w:marTop w:val="0"/>
              <w:marBottom w:val="0"/>
              <w:divBdr>
                <w:top w:val="none" w:sz="0" w:space="0" w:color="auto"/>
                <w:left w:val="none" w:sz="0" w:space="0" w:color="auto"/>
                <w:bottom w:val="none" w:sz="0" w:space="0" w:color="auto"/>
                <w:right w:val="none" w:sz="0" w:space="0" w:color="auto"/>
              </w:divBdr>
            </w:div>
            <w:div w:id="825706340">
              <w:marLeft w:val="0"/>
              <w:marRight w:val="0"/>
              <w:marTop w:val="0"/>
              <w:marBottom w:val="0"/>
              <w:divBdr>
                <w:top w:val="none" w:sz="0" w:space="0" w:color="auto"/>
                <w:left w:val="none" w:sz="0" w:space="0" w:color="auto"/>
                <w:bottom w:val="none" w:sz="0" w:space="0" w:color="auto"/>
                <w:right w:val="none" w:sz="0" w:space="0" w:color="auto"/>
              </w:divBdr>
            </w:div>
            <w:div w:id="1946375775">
              <w:marLeft w:val="0"/>
              <w:marRight w:val="0"/>
              <w:marTop w:val="0"/>
              <w:marBottom w:val="0"/>
              <w:divBdr>
                <w:top w:val="none" w:sz="0" w:space="0" w:color="auto"/>
                <w:left w:val="none" w:sz="0" w:space="0" w:color="auto"/>
                <w:bottom w:val="none" w:sz="0" w:space="0" w:color="auto"/>
                <w:right w:val="none" w:sz="0" w:space="0" w:color="auto"/>
              </w:divBdr>
            </w:div>
            <w:div w:id="419643134">
              <w:marLeft w:val="0"/>
              <w:marRight w:val="0"/>
              <w:marTop w:val="0"/>
              <w:marBottom w:val="0"/>
              <w:divBdr>
                <w:top w:val="none" w:sz="0" w:space="0" w:color="auto"/>
                <w:left w:val="none" w:sz="0" w:space="0" w:color="auto"/>
                <w:bottom w:val="none" w:sz="0" w:space="0" w:color="auto"/>
                <w:right w:val="none" w:sz="0" w:space="0" w:color="auto"/>
              </w:divBdr>
            </w:div>
            <w:div w:id="1024332144">
              <w:marLeft w:val="0"/>
              <w:marRight w:val="0"/>
              <w:marTop w:val="0"/>
              <w:marBottom w:val="0"/>
              <w:divBdr>
                <w:top w:val="none" w:sz="0" w:space="0" w:color="auto"/>
                <w:left w:val="none" w:sz="0" w:space="0" w:color="auto"/>
                <w:bottom w:val="none" w:sz="0" w:space="0" w:color="auto"/>
                <w:right w:val="none" w:sz="0" w:space="0" w:color="auto"/>
              </w:divBdr>
            </w:div>
            <w:div w:id="181632595">
              <w:marLeft w:val="0"/>
              <w:marRight w:val="0"/>
              <w:marTop w:val="0"/>
              <w:marBottom w:val="0"/>
              <w:divBdr>
                <w:top w:val="none" w:sz="0" w:space="0" w:color="auto"/>
                <w:left w:val="none" w:sz="0" w:space="0" w:color="auto"/>
                <w:bottom w:val="none" w:sz="0" w:space="0" w:color="auto"/>
                <w:right w:val="none" w:sz="0" w:space="0" w:color="auto"/>
              </w:divBdr>
            </w:div>
            <w:div w:id="1820607960">
              <w:marLeft w:val="0"/>
              <w:marRight w:val="0"/>
              <w:marTop w:val="0"/>
              <w:marBottom w:val="0"/>
              <w:divBdr>
                <w:top w:val="none" w:sz="0" w:space="0" w:color="auto"/>
                <w:left w:val="none" w:sz="0" w:space="0" w:color="auto"/>
                <w:bottom w:val="none" w:sz="0" w:space="0" w:color="auto"/>
                <w:right w:val="none" w:sz="0" w:space="0" w:color="auto"/>
              </w:divBdr>
            </w:div>
            <w:div w:id="148449571">
              <w:marLeft w:val="0"/>
              <w:marRight w:val="0"/>
              <w:marTop w:val="0"/>
              <w:marBottom w:val="0"/>
              <w:divBdr>
                <w:top w:val="none" w:sz="0" w:space="0" w:color="auto"/>
                <w:left w:val="none" w:sz="0" w:space="0" w:color="auto"/>
                <w:bottom w:val="none" w:sz="0" w:space="0" w:color="auto"/>
                <w:right w:val="none" w:sz="0" w:space="0" w:color="auto"/>
              </w:divBdr>
            </w:div>
            <w:div w:id="1112670850">
              <w:marLeft w:val="0"/>
              <w:marRight w:val="0"/>
              <w:marTop w:val="0"/>
              <w:marBottom w:val="0"/>
              <w:divBdr>
                <w:top w:val="none" w:sz="0" w:space="0" w:color="auto"/>
                <w:left w:val="none" w:sz="0" w:space="0" w:color="auto"/>
                <w:bottom w:val="none" w:sz="0" w:space="0" w:color="auto"/>
                <w:right w:val="none" w:sz="0" w:space="0" w:color="auto"/>
              </w:divBdr>
            </w:div>
            <w:div w:id="930048498">
              <w:marLeft w:val="0"/>
              <w:marRight w:val="0"/>
              <w:marTop w:val="0"/>
              <w:marBottom w:val="0"/>
              <w:divBdr>
                <w:top w:val="none" w:sz="0" w:space="0" w:color="auto"/>
                <w:left w:val="none" w:sz="0" w:space="0" w:color="auto"/>
                <w:bottom w:val="none" w:sz="0" w:space="0" w:color="auto"/>
                <w:right w:val="none" w:sz="0" w:space="0" w:color="auto"/>
              </w:divBdr>
            </w:div>
            <w:div w:id="364404269">
              <w:marLeft w:val="0"/>
              <w:marRight w:val="0"/>
              <w:marTop w:val="0"/>
              <w:marBottom w:val="0"/>
              <w:divBdr>
                <w:top w:val="none" w:sz="0" w:space="0" w:color="auto"/>
                <w:left w:val="none" w:sz="0" w:space="0" w:color="auto"/>
                <w:bottom w:val="none" w:sz="0" w:space="0" w:color="auto"/>
                <w:right w:val="none" w:sz="0" w:space="0" w:color="auto"/>
              </w:divBdr>
            </w:div>
            <w:div w:id="248320718">
              <w:marLeft w:val="0"/>
              <w:marRight w:val="0"/>
              <w:marTop w:val="0"/>
              <w:marBottom w:val="0"/>
              <w:divBdr>
                <w:top w:val="none" w:sz="0" w:space="0" w:color="auto"/>
                <w:left w:val="none" w:sz="0" w:space="0" w:color="auto"/>
                <w:bottom w:val="none" w:sz="0" w:space="0" w:color="auto"/>
                <w:right w:val="none" w:sz="0" w:space="0" w:color="auto"/>
              </w:divBdr>
            </w:div>
            <w:div w:id="85226637">
              <w:marLeft w:val="0"/>
              <w:marRight w:val="0"/>
              <w:marTop w:val="0"/>
              <w:marBottom w:val="0"/>
              <w:divBdr>
                <w:top w:val="none" w:sz="0" w:space="0" w:color="auto"/>
                <w:left w:val="none" w:sz="0" w:space="0" w:color="auto"/>
                <w:bottom w:val="none" w:sz="0" w:space="0" w:color="auto"/>
                <w:right w:val="none" w:sz="0" w:space="0" w:color="auto"/>
              </w:divBdr>
            </w:div>
            <w:div w:id="1868564428">
              <w:marLeft w:val="0"/>
              <w:marRight w:val="0"/>
              <w:marTop w:val="0"/>
              <w:marBottom w:val="0"/>
              <w:divBdr>
                <w:top w:val="none" w:sz="0" w:space="0" w:color="auto"/>
                <w:left w:val="none" w:sz="0" w:space="0" w:color="auto"/>
                <w:bottom w:val="none" w:sz="0" w:space="0" w:color="auto"/>
                <w:right w:val="none" w:sz="0" w:space="0" w:color="auto"/>
              </w:divBdr>
            </w:div>
            <w:div w:id="827139687">
              <w:marLeft w:val="0"/>
              <w:marRight w:val="0"/>
              <w:marTop w:val="0"/>
              <w:marBottom w:val="0"/>
              <w:divBdr>
                <w:top w:val="none" w:sz="0" w:space="0" w:color="auto"/>
                <w:left w:val="none" w:sz="0" w:space="0" w:color="auto"/>
                <w:bottom w:val="none" w:sz="0" w:space="0" w:color="auto"/>
                <w:right w:val="none" w:sz="0" w:space="0" w:color="auto"/>
              </w:divBdr>
            </w:div>
            <w:div w:id="15511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609">
      <w:bodyDiv w:val="1"/>
      <w:marLeft w:val="0"/>
      <w:marRight w:val="0"/>
      <w:marTop w:val="0"/>
      <w:marBottom w:val="0"/>
      <w:divBdr>
        <w:top w:val="none" w:sz="0" w:space="0" w:color="auto"/>
        <w:left w:val="none" w:sz="0" w:space="0" w:color="auto"/>
        <w:bottom w:val="none" w:sz="0" w:space="0" w:color="auto"/>
        <w:right w:val="none" w:sz="0" w:space="0" w:color="auto"/>
      </w:divBdr>
    </w:div>
    <w:div w:id="85732048">
      <w:bodyDiv w:val="1"/>
      <w:marLeft w:val="0"/>
      <w:marRight w:val="0"/>
      <w:marTop w:val="0"/>
      <w:marBottom w:val="0"/>
      <w:divBdr>
        <w:top w:val="none" w:sz="0" w:space="0" w:color="auto"/>
        <w:left w:val="none" w:sz="0" w:space="0" w:color="auto"/>
        <w:bottom w:val="none" w:sz="0" w:space="0" w:color="auto"/>
        <w:right w:val="none" w:sz="0" w:space="0" w:color="auto"/>
      </w:divBdr>
    </w:div>
    <w:div w:id="113717929">
      <w:bodyDiv w:val="1"/>
      <w:marLeft w:val="0"/>
      <w:marRight w:val="0"/>
      <w:marTop w:val="0"/>
      <w:marBottom w:val="0"/>
      <w:divBdr>
        <w:top w:val="none" w:sz="0" w:space="0" w:color="auto"/>
        <w:left w:val="none" w:sz="0" w:space="0" w:color="auto"/>
        <w:bottom w:val="none" w:sz="0" w:space="0" w:color="auto"/>
        <w:right w:val="none" w:sz="0" w:space="0" w:color="auto"/>
      </w:divBdr>
    </w:div>
    <w:div w:id="117383922">
      <w:bodyDiv w:val="1"/>
      <w:marLeft w:val="0"/>
      <w:marRight w:val="0"/>
      <w:marTop w:val="0"/>
      <w:marBottom w:val="0"/>
      <w:divBdr>
        <w:top w:val="none" w:sz="0" w:space="0" w:color="auto"/>
        <w:left w:val="none" w:sz="0" w:space="0" w:color="auto"/>
        <w:bottom w:val="none" w:sz="0" w:space="0" w:color="auto"/>
        <w:right w:val="none" w:sz="0" w:space="0" w:color="auto"/>
      </w:divBdr>
    </w:div>
    <w:div w:id="179244371">
      <w:bodyDiv w:val="1"/>
      <w:marLeft w:val="0"/>
      <w:marRight w:val="0"/>
      <w:marTop w:val="0"/>
      <w:marBottom w:val="0"/>
      <w:divBdr>
        <w:top w:val="none" w:sz="0" w:space="0" w:color="auto"/>
        <w:left w:val="none" w:sz="0" w:space="0" w:color="auto"/>
        <w:bottom w:val="none" w:sz="0" w:space="0" w:color="auto"/>
        <w:right w:val="none" w:sz="0" w:space="0" w:color="auto"/>
      </w:divBdr>
    </w:div>
    <w:div w:id="179709230">
      <w:bodyDiv w:val="1"/>
      <w:marLeft w:val="0"/>
      <w:marRight w:val="0"/>
      <w:marTop w:val="0"/>
      <w:marBottom w:val="0"/>
      <w:divBdr>
        <w:top w:val="none" w:sz="0" w:space="0" w:color="auto"/>
        <w:left w:val="none" w:sz="0" w:space="0" w:color="auto"/>
        <w:bottom w:val="none" w:sz="0" w:space="0" w:color="auto"/>
        <w:right w:val="none" w:sz="0" w:space="0" w:color="auto"/>
      </w:divBdr>
    </w:div>
    <w:div w:id="210771253">
      <w:bodyDiv w:val="1"/>
      <w:marLeft w:val="0"/>
      <w:marRight w:val="0"/>
      <w:marTop w:val="0"/>
      <w:marBottom w:val="0"/>
      <w:divBdr>
        <w:top w:val="none" w:sz="0" w:space="0" w:color="auto"/>
        <w:left w:val="none" w:sz="0" w:space="0" w:color="auto"/>
        <w:bottom w:val="none" w:sz="0" w:space="0" w:color="auto"/>
        <w:right w:val="none" w:sz="0" w:space="0" w:color="auto"/>
      </w:divBdr>
    </w:div>
    <w:div w:id="296568788">
      <w:bodyDiv w:val="1"/>
      <w:marLeft w:val="0"/>
      <w:marRight w:val="0"/>
      <w:marTop w:val="0"/>
      <w:marBottom w:val="0"/>
      <w:divBdr>
        <w:top w:val="none" w:sz="0" w:space="0" w:color="auto"/>
        <w:left w:val="none" w:sz="0" w:space="0" w:color="auto"/>
        <w:bottom w:val="none" w:sz="0" w:space="0" w:color="auto"/>
        <w:right w:val="none" w:sz="0" w:space="0" w:color="auto"/>
      </w:divBdr>
    </w:div>
    <w:div w:id="334114082">
      <w:bodyDiv w:val="1"/>
      <w:marLeft w:val="0"/>
      <w:marRight w:val="0"/>
      <w:marTop w:val="0"/>
      <w:marBottom w:val="0"/>
      <w:divBdr>
        <w:top w:val="none" w:sz="0" w:space="0" w:color="auto"/>
        <w:left w:val="none" w:sz="0" w:space="0" w:color="auto"/>
        <w:bottom w:val="none" w:sz="0" w:space="0" w:color="auto"/>
        <w:right w:val="none" w:sz="0" w:space="0" w:color="auto"/>
      </w:divBdr>
    </w:div>
    <w:div w:id="361907634">
      <w:bodyDiv w:val="1"/>
      <w:marLeft w:val="0"/>
      <w:marRight w:val="0"/>
      <w:marTop w:val="0"/>
      <w:marBottom w:val="0"/>
      <w:divBdr>
        <w:top w:val="none" w:sz="0" w:space="0" w:color="auto"/>
        <w:left w:val="none" w:sz="0" w:space="0" w:color="auto"/>
        <w:bottom w:val="none" w:sz="0" w:space="0" w:color="auto"/>
        <w:right w:val="none" w:sz="0" w:space="0" w:color="auto"/>
      </w:divBdr>
    </w:div>
    <w:div w:id="374306760">
      <w:bodyDiv w:val="1"/>
      <w:marLeft w:val="0"/>
      <w:marRight w:val="0"/>
      <w:marTop w:val="0"/>
      <w:marBottom w:val="0"/>
      <w:divBdr>
        <w:top w:val="none" w:sz="0" w:space="0" w:color="auto"/>
        <w:left w:val="none" w:sz="0" w:space="0" w:color="auto"/>
        <w:bottom w:val="none" w:sz="0" w:space="0" w:color="auto"/>
        <w:right w:val="none" w:sz="0" w:space="0" w:color="auto"/>
      </w:divBdr>
      <w:divsChild>
        <w:div w:id="966011022">
          <w:marLeft w:val="1170"/>
          <w:marRight w:val="735"/>
          <w:marTop w:val="0"/>
          <w:marBottom w:val="0"/>
          <w:divBdr>
            <w:top w:val="none" w:sz="0" w:space="0" w:color="auto"/>
            <w:left w:val="none" w:sz="0" w:space="0" w:color="auto"/>
            <w:bottom w:val="none" w:sz="0" w:space="0" w:color="auto"/>
            <w:right w:val="none" w:sz="0" w:space="0" w:color="auto"/>
          </w:divBdr>
        </w:div>
        <w:div w:id="1368408773">
          <w:marLeft w:val="-60"/>
          <w:marRight w:val="75"/>
          <w:marTop w:val="0"/>
          <w:marBottom w:val="0"/>
          <w:divBdr>
            <w:top w:val="none" w:sz="0" w:space="0" w:color="auto"/>
            <w:left w:val="none" w:sz="0" w:space="0" w:color="auto"/>
            <w:bottom w:val="none" w:sz="0" w:space="0" w:color="auto"/>
            <w:right w:val="none" w:sz="0" w:space="0" w:color="auto"/>
          </w:divBdr>
        </w:div>
        <w:div w:id="156266870">
          <w:marLeft w:val="1170"/>
          <w:marRight w:val="735"/>
          <w:marTop w:val="0"/>
          <w:marBottom w:val="0"/>
          <w:divBdr>
            <w:top w:val="none" w:sz="0" w:space="0" w:color="auto"/>
            <w:left w:val="none" w:sz="0" w:space="0" w:color="auto"/>
            <w:bottom w:val="none" w:sz="0" w:space="0" w:color="auto"/>
            <w:right w:val="none" w:sz="0" w:space="0" w:color="auto"/>
          </w:divBdr>
        </w:div>
        <w:div w:id="1526795667">
          <w:marLeft w:val="-60"/>
          <w:marRight w:val="75"/>
          <w:marTop w:val="0"/>
          <w:marBottom w:val="0"/>
          <w:divBdr>
            <w:top w:val="none" w:sz="0" w:space="0" w:color="auto"/>
            <w:left w:val="none" w:sz="0" w:space="0" w:color="auto"/>
            <w:bottom w:val="none" w:sz="0" w:space="0" w:color="auto"/>
            <w:right w:val="none" w:sz="0" w:space="0" w:color="auto"/>
          </w:divBdr>
        </w:div>
        <w:div w:id="1193496489">
          <w:marLeft w:val="1170"/>
          <w:marRight w:val="735"/>
          <w:marTop w:val="0"/>
          <w:marBottom w:val="0"/>
          <w:divBdr>
            <w:top w:val="none" w:sz="0" w:space="0" w:color="auto"/>
            <w:left w:val="none" w:sz="0" w:space="0" w:color="auto"/>
            <w:bottom w:val="none" w:sz="0" w:space="0" w:color="auto"/>
            <w:right w:val="none" w:sz="0" w:space="0" w:color="auto"/>
          </w:divBdr>
        </w:div>
      </w:divsChild>
    </w:div>
    <w:div w:id="408503973">
      <w:bodyDiv w:val="1"/>
      <w:marLeft w:val="0"/>
      <w:marRight w:val="0"/>
      <w:marTop w:val="0"/>
      <w:marBottom w:val="0"/>
      <w:divBdr>
        <w:top w:val="none" w:sz="0" w:space="0" w:color="auto"/>
        <w:left w:val="none" w:sz="0" w:space="0" w:color="auto"/>
        <w:bottom w:val="none" w:sz="0" w:space="0" w:color="auto"/>
        <w:right w:val="none" w:sz="0" w:space="0" w:color="auto"/>
      </w:divBdr>
    </w:div>
    <w:div w:id="410009044">
      <w:bodyDiv w:val="1"/>
      <w:marLeft w:val="0"/>
      <w:marRight w:val="0"/>
      <w:marTop w:val="0"/>
      <w:marBottom w:val="0"/>
      <w:divBdr>
        <w:top w:val="none" w:sz="0" w:space="0" w:color="auto"/>
        <w:left w:val="none" w:sz="0" w:space="0" w:color="auto"/>
        <w:bottom w:val="none" w:sz="0" w:space="0" w:color="auto"/>
        <w:right w:val="none" w:sz="0" w:space="0" w:color="auto"/>
      </w:divBdr>
    </w:div>
    <w:div w:id="433132433">
      <w:bodyDiv w:val="1"/>
      <w:marLeft w:val="0"/>
      <w:marRight w:val="0"/>
      <w:marTop w:val="0"/>
      <w:marBottom w:val="0"/>
      <w:divBdr>
        <w:top w:val="none" w:sz="0" w:space="0" w:color="auto"/>
        <w:left w:val="none" w:sz="0" w:space="0" w:color="auto"/>
        <w:bottom w:val="none" w:sz="0" w:space="0" w:color="auto"/>
        <w:right w:val="none" w:sz="0" w:space="0" w:color="auto"/>
      </w:divBdr>
    </w:div>
    <w:div w:id="466822293">
      <w:bodyDiv w:val="1"/>
      <w:marLeft w:val="0"/>
      <w:marRight w:val="0"/>
      <w:marTop w:val="0"/>
      <w:marBottom w:val="0"/>
      <w:divBdr>
        <w:top w:val="none" w:sz="0" w:space="0" w:color="auto"/>
        <w:left w:val="none" w:sz="0" w:space="0" w:color="auto"/>
        <w:bottom w:val="none" w:sz="0" w:space="0" w:color="auto"/>
        <w:right w:val="none" w:sz="0" w:space="0" w:color="auto"/>
      </w:divBdr>
    </w:div>
    <w:div w:id="482745774">
      <w:bodyDiv w:val="1"/>
      <w:marLeft w:val="0"/>
      <w:marRight w:val="0"/>
      <w:marTop w:val="0"/>
      <w:marBottom w:val="0"/>
      <w:divBdr>
        <w:top w:val="none" w:sz="0" w:space="0" w:color="auto"/>
        <w:left w:val="none" w:sz="0" w:space="0" w:color="auto"/>
        <w:bottom w:val="none" w:sz="0" w:space="0" w:color="auto"/>
        <w:right w:val="none" w:sz="0" w:space="0" w:color="auto"/>
      </w:divBdr>
    </w:div>
    <w:div w:id="565996273">
      <w:bodyDiv w:val="1"/>
      <w:marLeft w:val="0"/>
      <w:marRight w:val="0"/>
      <w:marTop w:val="0"/>
      <w:marBottom w:val="0"/>
      <w:divBdr>
        <w:top w:val="none" w:sz="0" w:space="0" w:color="auto"/>
        <w:left w:val="none" w:sz="0" w:space="0" w:color="auto"/>
        <w:bottom w:val="none" w:sz="0" w:space="0" w:color="auto"/>
        <w:right w:val="none" w:sz="0" w:space="0" w:color="auto"/>
      </w:divBdr>
    </w:div>
    <w:div w:id="701440689">
      <w:bodyDiv w:val="1"/>
      <w:marLeft w:val="0"/>
      <w:marRight w:val="0"/>
      <w:marTop w:val="0"/>
      <w:marBottom w:val="0"/>
      <w:divBdr>
        <w:top w:val="none" w:sz="0" w:space="0" w:color="auto"/>
        <w:left w:val="none" w:sz="0" w:space="0" w:color="auto"/>
        <w:bottom w:val="none" w:sz="0" w:space="0" w:color="auto"/>
        <w:right w:val="none" w:sz="0" w:space="0" w:color="auto"/>
      </w:divBdr>
      <w:divsChild>
        <w:div w:id="879171692">
          <w:marLeft w:val="1170"/>
          <w:marRight w:val="735"/>
          <w:marTop w:val="0"/>
          <w:marBottom w:val="0"/>
          <w:divBdr>
            <w:top w:val="none" w:sz="0" w:space="0" w:color="auto"/>
            <w:left w:val="none" w:sz="0" w:space="0" w:color="auto"/>
            <w:bottom w:val="none" w:sz="0" w:space="0" w:color="auto"/>
            <w:right w:val="none" w:sz="0" w:space="0" w:color="auto"/>
          </w:divBdr>
        </w:div>
        <w:div w:id="48304745">
          <w:marLeft w:val="-60"/>
          <w:marRight w:val="75"/>
          <w:marTop w:val="0"/>
          <w:marBottom w:val="0"/>
          <w:divBdr>
            <w:top w:val="none" w:sz="0" w:space="0" w:color="auto"/>
            <w:left w:val="none" w:sz="0" w:space="0" w:color="auto"/>
            <w:bottom w:val="none" w:sz="0" w:space="0" w:color="auto"/>
            <w:right w:val="none" w:sz="0" w:space="0" w:color="auto"/>
          </w:divBdr>
        </w:div>
        <w:div w:id="1234008482">
          <w:marLeft w:val="1170"/>
          <w:marRight w:val="735"/>
          <w:marTop w:val="0"/>
          <w:marBottom w:val="0"/>
          <w:divBdr>
            <w:top w:val="none" w:sz="0" w:space="0" w:color="auto"/>
            <w:left w:val="none" w:sz="0" w:space="0" w:color="auto"/>
            <w:bottom w:val="none" w:sz="0" w:space="0" w:color="auto"/>
            <w:right w:val="none" w:sz="0" w:space="0" w:color="auto"/>
          </w:divBdr>
        </w:div>
        <w:div w:id="1935242175">
          <w:marLeft w:val="-60"/>
          <w:marRight w:val="75"/>
          <w:marTop w:val="0"/>
          <w:marBottom w:val="0"/>
          <w:divBdr>
            <w:top w:val="none" w:sz="0" w:space="0" w:color="auto"/>
            <w:left w:val="none" w:sz="0" w:space="0" w:color="auto"/>
            <w:bottom w:val="none" w:sz="0" w:space="0" w:color="auto"/>
            <w:right w:val="none" w:sz="0" w:space="0" w:color="auto"/>
          </w:divBdr>
        </w:div>
        <w:div w:id="181404933">
          <w:marLeft w:val="1170"/>
          <w:marRight w:val="735"/>
          <w:marTop w:val="0"/>
          <w:marBottom w:val="0"/>
          <w:divBdr>
            <w:top w:val="none" w:sz="0" w:space="0" w:color="auto"/>
            <w:left w:val="none" w:sz="0" w:space="0" w:color="auto"/>
            <w:bottom w:val="none" w:sz="0" w:space="0" w:color="auto"/>
            <w:right w:val="none" w:sz="0" w:space="0" w:color="auto"/>
          </w:divBdr>
        </w:div>
      </w:divsChild>
    </w:div>
    <w:div w:id="716007431">
      <w:bodyDiv w:val="1"/>
      <w:marLeft w:val="0"/>
      <w:marRight w:val="0"/>
      <w:marTop w:val="0"/>
      <w:marBottom w:val="0"/>
      <w:divBdr>
        <w:top w:val="none" w:sz="0" w:space="0" w:color="auto"/>
        <w:left w:val="none" w:sz="0" w:space="0" w:color="auto"/>
        <w:bottom w:val="none" w:sz="0" w:space="0" w:color="auto"/>
        <w:right w:val="none" w:sz="0" w:space="0" w:color="auto"/>
      </w:divBdr>
    </w:div>
    <w:div w:id="764884623">
      <w:bodyDiv w:val="1"/>
      <w:marLeft w:val="0"/>
      <w:marRight w:val="0"/>
      <w:marTop w:val="0"/>
      <w:marBottom w:val="0"/>
      <w:divBdr>
        <w:top w:val="none" w:sz="0" w:space="0" w:color="auto"/>
        <w:left w:val="none" w:sz="0" w:space="0" w:color="auto"/>
        <w:bottom w:val="none" w:sz="0" w:space="0" w:color="auto"/>
        <w:right w:val="none" w:sz="0" w:space="0" w:color="auto"/>
      </w:divBdr>
    </w:div>
    <w:div w:id="887914326">
      <w:bodyDiv w:val="1"/>
      <w:marLeft w:val="0"/>
      <w:marRight w:val="0"/>
      <w:marTop w:val="0"/>
      <w:marBottom w:val="0"/>
      <w:divBdr>
        <w:top w:val="none" w:sz="0" w:space="0" w:color="auto"/>
        <w:left w:val="none" w:sz="0" w:space="0" w:color="auto"/>
        <w:bottom w:val="none" w:sz="0" w:space="0" w:color="auto"/>
        <w:right w:val="none" w:sz="0" w:space="0" w:color="auto"/>
      </w:divBdr>
    </w:div>
    <w:div w:id="888149183">
      <w:bodyDiv w:val="1"/>
      <w:marLeft w:val="0"/>
      <w:marRight w:val="0"/>
      <w:marTop w:val="0"/>
      <w:marBottom w:val="0"/>
      <w:divBdr>
        <w:top w:val="none" w:sz="0" w:space="0" w:color="auto"/>
        <w:left w:val="none" w:sz="0" w:space="0" w:color="auto"/>
        <w:bottom w:val="none" w:sz="0" w:space="0" w:color="auto"/>
        <w:right w:val="none" w:sz="0" w:space="0" w:color="auto"/>
      </w:divBdr>
    </w:div>
    <w:div w:id="936451279">
      <w:bodyDiv w:val="1"/>
      <w:marLeft w:val="0"/>
      <w:marRight w:val="0"/>
      <w:marTop w:val="0"/>
      <w:marBottom w:val="0"/>
      <w:divBdr>
        <w:top w:val="none" w:sz="0" w:space="0" w:color="auto"/>
        <w:left w:val="none" w:sz="0" w:space="0" w:color="auto"/>
        <w:bottom w:val="none" w:sz="0" w:space="0" w:color="auto"/>
        <w:right w:val="none" w:sz="0" w:space="0" w:color="auto"/>
      </w:divBdr>
    </w:div>
    <w:div w:id="952247365">
      <w:bodyDiv w:val="1"/>
      <w:marLeft w:val="0"/>
      <w:marRight w:val="0"/>
      <w:marTop w:val="0"/>
      <w:marBottom w:val="0"/>
      <w:divBdr>
        <w:top w:val="none" w:sz="0" w:space="0" w:color="auto"/>
        <w:left w:val="none" w:sz="0" w:space="0" w:color="auto"/>
        <w:bottom w:val="none" w:sz="0" w:space="0" w:color="auto"/>
        <w:right w:val="none" w:sz="0" w:space="0" w:color="auto"/>
      </w:divBdr>
    </w:div>
    <w:div w:id="979849393">
      <w:bodyDiv w:val="1"/>
      <w:marLeft w:val="0"/>
      <w:marRight w:val="0"/>
      <w:marTop w:val="0"/>
      <w:marBottom w:val="0"/>
      <w:divBdr>
        <w:top w:val="none" w:sz="0" w:space="0" w:color="auto"/>
        <w:left w:val="none" w:sz="0" w:space="0" w:color="auto"/>
        <w:bottom w:val="none" w:sz="0" w:space="0" w:color="auto"/>
        <w:right w:val="none" w:sz="0" w:space="0" w:color="auto"/>
      </w:divBdr>
    </w:div>
    <w:div w:id="984550517">
      <w:bodyDiv w:val="1"/>
      <w:marLeft w:val="0"/>
      <w:marRight w:val="0"/>
      <w:marTop w:val="0"/>
      <w:marBottom w:val="0"/>
      <w:divBdr>
        <w:top w:val="none" w:sz="0" w:space="0" w:color="auto"/>
        <w:left w:val="none" w:sz="0" w:space="0" w:color="auto"/>
        <w:bottom w:val="none" w:sz="0" w:space="0" w:color="auto"/>
        <w:right w:val="none" w:sz="0" w:space="0" w:color="auto"/>
      </w:divBdr>
    </w:div>
    <w:div w:id="986402715">
      <w:bodyDiv w:val="1"/>
      <w:marLeft w:val="0"/>
      <w:marRight w:val="0"/>
      <w:marTop w:val="0"/>
      <w:marBottom w:val="0"/>
      <w:divBdr>
        <w:top w:val="none" w:sz="0" w:space="0" w:color="auto"/>
        <w:left w:val="none" w:sz="0" w:space="0" w:color="auto"/>
        <w:bottom w:val="none" w:sz="0" w:space="0" w:color="auto"/>
        <w:right w:val="none" w:sz="0" w:space="0" w:color="auto"/>
      </w:divBdr>
    </w:div>
    <w:div w:id="992686732">
      <w:bodyDiv w:val="1"/>
      <w:marLeft w:val="0"/>
      <w:marRight w:val="0"/>
      <w:marTop w:val="0"/>
      <w:marBottom w:val="0"/>
      <w:divBdr>
        <w:top w:val="none" w:sz="0" w:space="0" w:color="auto"/>
        <w:left w:val="none" w:sz="0" w:space="0" w:color="auto"/>
        <w:bottom w:val="none" w:sz="0" w:space="0" w:color="auto"/>
        <w:right w:val="none" w:sz="0" w:space="0" w:color="auto"/>
      </w:divBdr>
    </w:div>
    <w:div w:id="1015960660">
      <w:bodyDiv w:val="1"/>
      <w:marLeft w:val="0"/>
      <w:marRight w:val="0"/>
      <w:marTop w:val="0"/>
      <w:marBottom w:val="0"/>
      <w:divBdr>
        <w:top w:val="none" w:sz="0" w:space="0" w:color="auto"/>
        <w:left w:val="none" w:sz="0" w:space="0" w:color="auto"/>
        <w:bottom w:val="none" w:sz="0" w:space="0" w:color="auto"/>
        <w:right w:val="none" w:sz="0" w:space="0" w:color="auto"/>
      </w:divBdr>
    </w:div>
    <w:div w:id="1066024943">
      <w:bodyDiv w:val="1"/>
      <w:marLeft w:val="0"/>
      <w:marRight w:val="0"/>
      <w:marTop w:val="0"/>
      <w:marBottom w:val="0"/>
      <w:divBdr>
        <w:top w:val="none" w:sz="0" w:space="0" w:color="auto"/>
        <w:left w:val="none" w:sz="0" w:space="0" w:color="auto"/>
        <w:bottom w:val="none" w:sz="0" w:space="0" w:color="auto"/>
        <w:right w:val="none" w:sz="0" w:space="0" w:color="auto"/>
      </w:divBdr>
    </w:div>
    <w:div w:id="1084104378">
      <w:bodyDiv w:val="1"/>
      <w:marLeft w:val="0"/>
      <w:marRight w:val="0"/>
      <w:marTop w:val="0"/>
      <w:marBottom w:val="0"/>
      <w:divBdr>
        <w:top w:val="none" w:sz="0" w:space="0" w:color="auto"/>
        <w:left w:val="none" w:sz="0" w:space="0" w:color="auto"/>
        <w:bottom w:val="none" w:sz="0" w:space="0" w:color="auto"/>
        <w:right w:val="none" w:sz="0" w:space="0" w:color="auto"/>
      </w:divBdr>
    </w:div>
    <w:div w:id="1087992898">
      <w:bodyDiv w:val="1"/>
      <w:marLeft w:val="0"/>
      <w:marRight w:val="0"/>
      <w:marTop w:val="0"/>
      <w:marBottom w:val="0"/>
      <w:divBdr>
        <w:top w:val="none" w:sz="0" w:space="0" w:color="auto"/>
        <w:left w:val="none" w:sz="0" w:space="0" w:color="auto"/>
        <w:bottom w:val="none" w:sz="0" w:space="0" w:color="auto"/>
        <w:right w:val="none" w:sz="0" w:space="0" w:color="auto"/>
      </w:divBdr>
    </w:div>
    <w:div w:id="1095394555">
      <w:bodyDiv w:val="1"/>
      <w:marLeft w:val="0"/>
      <w:marRight w:val="0"/>
      <w:marTop w:val="0"/>
      <w:marBottom w:val="0"/>
      <w:divBdr>
        <w:top w:val="none" w:sz="0" w:space="0" w:color="auto"/>
        <w:left w:val="none" w:sz="0" w:space="0" w:color="auto"/>
        <w:bottom w:val="none" w:sz="0" w:space="0" w:color="auto"/>
        <w:right w:val="none" w:sz="0" w:space="0" w:color="auto"/>
      </w:divBdr>
    </w:div>
    <w:div w:id="1146822784">
      <w:bodyDiv w:val="1"/>
      <w:marLeft w:val="0"/>
      <w:marRight w:val="0"/>
      <w:marTop w:val="0"/>
      <w:marBottom w:val="0"/>
      <w:divBdr>
        <w:top w:val="none" w:sz="0" w:space="0" w:color="auto"/>
        <w:left w:val="none" w:sz="0" w:space="0" w:color="auto"/>
        <w:bottom w:val="none" w:sz="0" w:space="0" w:color="auto"/>
        <w:right w:val="none" w:sz="0" w:space="0" w:color="auto"/>
      </w:divBdr>
    </w:div>
    <w:div w:id="1164928965">
      <w:bodyDiv w:val="1"/>
      <w:marLeft w:val="0"/>
      <w:marRight w:val="0"/>
      <w:marTop w:val="0"/>
      <w:marBottom w:val="0"/>
      <w:divBdr>
        <w:top w:val="none" w:sz="0" w:space="0" w:color="auto"/>
        <w:left w:val="none" w:sz="0" w:space="0" w:color="auto"/>
        <w:bottom w:val="none" w:sz="0" w:space="0" w:color="auto"/>
        <w:right w:val="none" w:sz="0" w:space="0" w:color="auto"/>
      </w:divBdr>
    </w:div>
    <w:div w:id="1169180470">
      <w:bodyDiv w:val="1"/>
      <w:marLeft w:val="0"/>
      <w:marRight w:val="0"/>
      <w:marTop w:val="0"/>
      <w:marBottom w:val="0"/>
      <w:divBdr>
        <w:top w:val="none" w:sz="0" w:space="0" w:color="auto"/>
        <w:left w:val="none" w:sz="0" w:space="0" w:color="auto"/>
        <w:bottom w:val="none" w:sz="0" w:space="0" w:color="auto"/>
        <w:right w:val="none" w:sz="0" w:space="0" w:color="auto"/>
      </w:divBdr>
    </w:div>
    <w:div w:id="1170296467">
      <w:bodyDiv w:val="1"/>
      <w:marLeft w:val="0"/>
      <w:marRight w:val="0"/>
      <w:marTop w:val="0"/>
      <w:marBottom w:val="0"/>
      <w:divBdr>
        <w:top w:val="none" w:sz="0" w:space="0" w:color="auto"/>
        <w:left w:val="none" w:sz="0" w:space="0" w:color="auto"/>
        <w:bottom w:val="none" w:sz="0" w:space="0" w:color="auto"/>
        <w:right w:val="none" w:sz="0" w:space="0" w:color="auto"/>
      </w:divBdr>
    </w:div>
    <w:div w:id="1240212681">
      <w:bodyDiv w:val="1"/>
      <w:marLeft w:val="0"/>
      <w:marRight w:val="0"/>
      <w:marTop w:val="0"/>
      <w:marBottom w:val="0"/>
      <w:divBdr>
        <w:top w:val="none" w:sz="0" w:space="0" w:color="auto"/>
        <w:left w:val="none" w:sz="0" w:space="0" w:color="auto"/>
        <w:bottom w:val="none" w:sz="0" w:space="0" w:color="auto"/>
        <w:right w:val="none" w:sz="0" w:space="0" w:color="auto"/>
      </w:divBdr>
    </w:div>
    <w:div w:id="1304578824">
      <w:bodyDiv w:val="1"/>
      <w:marLeft w:val="0"/>
      <w:marRight w:val="0"/>
      <w:marTop w:val="0"/>
      <w:marBottom w:val="0"/>
      <w:divBdr>
        <w:top w:val="none" w:sz="0" w:space="0" w:color="auto"/>
        <w:left w:val="none" w:sz="0" w:space="0" w:color="auto"/>
        <w:bottom w:val="none" w:sz="0" w:space="0" w:color="auto"/>
        <w:right w:val="none" w:sz="0" w:space="0" w:color="auto"/>
      </w:divBdr>
    </w:div>
    <w:div w:id="1312250211">
      <w:bodyDiv w:val="1"/>
      <w:marLeft w:val="0"/>
      <w:marRight w:val="0"/>
      <w:marTop w:val="0"/>
      <w:marBottom w:val="0"/>
      <w:divBdr>
        <w:top w:val="none" w:sz="0" w:space="0" w:color="auto"/>
        <w:left w:val="none" w:sz="0" w:space="0" w:color="auto"/>
        <w:bottom w:val="none" w:sz="0" w:space="0" w:color="auto"/>
        <w:right w:val="none" w:sz="0" w:space="0" w:color="auto"/>
      </w:divBdr>
    </w:div>
    <w:div w:id="1313751944">
      <w:bodyDiv w:val="1"/>
      <w:marLeft w:val="0"/>
      <w:marRight w:val="0"/>
      <w:marTop w:val="0"/>
      <w:marBottom w:val="0"/>
      <w:divBdr>
        <w:top w:val="none" w:sz="0" w:space="0" w:color="auto"/>
        <w:left w:val="none" w:sz="0" w:space="0" w:color="auto"/>
        <w:bottom w:val="none" w:sz="0" w:space="0" w:color="auto"/>
        <w:right w:val="none" w:sz="0" w:space="0" w:color="auto"/>
      </w:divBdr>
    </w:div>
    <w:div w:id="1332102029">
      <w:bodyDiv w:val="1"/>
      <w:marLeft w:val="0"/>
      <w:marRight w:val="0"/>
      <w:marTop w:val="0"/>
      <w:marBottom w:val="0"/>
      <w:divBdr>
        <w:top w:val="none" w:sz="0" w:space="0" w:color="auto"/>
        <w:left w:val="none" w:sz="0" w:space="0" w:color="auto"/>
        <w:bottom w:val="none" w:sz="0" w:space="0" w:color="auto"/>
        <w:right w:val="none" w:sz="0" w:space="0" w:color="auto"/>
      </w:divBdr>
    </w:div>
    <w:div w:id="1473212069">
      <w:bodyDiv w:val="1"/>
      <w:marLeft w:val="0"/>
      <w:marRight w:val="0"/>
      <w:marTop w:val="0"/>
      <w:marBottom w:val="0"/>
      <w:divBdr>
        <w:top w:val="none" w:sz="0" w:space="0" w:color="auto"/>
        <w:left w:val="none" w:sz="0" w:space="0" w:color="auto"/>
        <w:bottom w:val="none" w:sz="0" w:space="0" w:color="auto"/>
        <w:right w:val="none" w:sz="0" w:space="0" w:color="auto"/>
      </w:divBdr>
    </w:div>
    <w:div w:id="1562909449">
      <w:bodyDiv w:val="1"/>
      <w:marLeft w:val="0"/>
      <w:marRight w:val="0"/>
      <w:marTop w:val="0"/>
      <w:marBottom w:val="0"/>
      <w:divBdr>
        <w:top w:val="none" w:sz="0" w:space="0" w:color="auto"/>
        <w:left w:val="none" w:sz="0" w:space="0" w:color="auto"/>
        <w:bottom w:val="none" w:sz="0" w:space="0" w:color="auto"/>
        <w:right w:val="none" w:sz="0" w:space="0" w:color="auto"/>
      </w:divBdr>
    </w:div>
    <w:div w:id="1572614717">
      <w:bodyDiv w:val="1"/>
      <w:marLeft w:val="0"/>
      <w:marRight w:val="0"/>
      <w:marTop w:val="0"/>
      <w:marBottom w:val="0"/>
      <w:divBdr>
        <w:top w:val="none" w:sz="0" w:space="0" w:color="auto"/>
        <w:left w:val="none" w:sz="0" w:space="0" w:color="auto"/>
        <w:bottom w:val="none" w:sz="0" w:space="0" w:color="auto"/>
        <w:right w:val="none" w:sz="0" w:space="0" w:color="auto"/>
      </w:divBdr>
    </w:div>
    <w:div w:id="1600677989">
      <w:bodyDiv w:val="1"/>
      <w:marLeft w:val="0"/>
      <w:marRight w:val="0"/>
      <w:marTop w:val="0"/>
      <w:marBottom w:val="0"/>
      <w:divBdr>
        <w:top w:val="none" w:sz="0" w:space="0" w:color="auto"/>
        <w:left w:val="none" w:sz="0" w:space="0" w:color="auto"/>
        <w:bottom w:val="none" w:sz="0" w:space="0" w:color="auto"/>
        <w:right w:val="none" w:sz="0" w:space="0" w:color="auto"/>
      </w:divBdr>
      <w:divsChild>
        <w:div w:id="1130591830">
          <w:marLeft w:val="0"/>
          <w:marRight w:val="0"/>
          <w:marTop w:val="0"/>
          <w:marBottom w:val="0"/>
          <w:divBdr>
            <w:top w:val="none" w:sz="0" w:space="0" w:color="auto"/>
            <w:left w:val="none" w:sz="0" w:space="0" w:color="auto"/>
            <w:bottom w:val="none" w:sz="0" w:space="0" w:color="auto"/>
            <w:right w:val="none" w:sz="0" w:space="0" w:color="auto"/>
          </w:divBdr>
          <w:divsChild>
            <w:div w:id="2021351170">
              <w:marLeft w:val="0"/>
              <w:marRight w:val="0"/>
              <w:marTop w:val="0"/>
              <w:marBottom w:val="0"/>
              <w:divBdr>
                <w:top w:val="none" w:sz="0" w:space="0" w:color="auto"/>
                <w:left w:val="none" w:sz="0" w:space="0" w:color="auto"/>
                <w:bottom w:val="none" w:sz="0" w:space="0" w:color="auto"/>
                <w:right w:val="none" w:sz="0" w:space="0" w:color="auto"/>
              </w:divBdr>
            </w:div>
            <w:div w:id="5400318">
              <w:marLeft w:val="0"/>
              <w:marRight w:val="0"/>
              <w:marTop w:val="0"/>
              <w:marBottom w:val="0"/>
              <w:divBdr>
                <w:top w:val="none" w:sz="0" w:space="0" w:color="auto"/>
                <w:left w:val="none" w:sz="0" w:space="0" w:color="auto"/>
                <w:bottom w:val="none" w:sz="0" w:space="0" w:color="auto"/>
                <w:right w:val="none" w:sz="0" w:space="0" w:color="auto"/>
              </w:divBdr>
            </w:div>
            <w:div w:id="1059406134">
              <w:marLeft w:val="0"/>
              <w:marRight w:val="0"/>
              <w:marTop w:val="0"/>
              <w:marBottom w:val="0"/>
              <w:divBdr>
                <w:top w:val="none" w:sz="0" w:space="0" w:color="auto"/>
                <w:left w:val="none" w:sz="0" w:space="0" w:color="auto"/>
                <w:bottom w:val="none" w:sz="0" w:space="0" w:color="auto"/>
                <w:right w:val="none" w:sz="0" w:space="0" w:color="auto"/>
              </w:divBdr>
            </w:div>
            <w:div w:id="1130132192">
              <w:marLeft w:val="0"/>
              <w:marRight w:val="0"/>
              <w:marTop w:val="0"/>
              <w:marBottom w:val="0"/>
              <w:divBdr>
                <w:top w:val="none" w:sz="0" w:space="0" w:color="auto"/>
                <w:left w:val="none" w:sz="0" w:space="0" w:color="auto"/>
                <w:bottom w:val="none" w:sz="0" w:space="0" w:color="auto"/>
                <w:right w:val="none" w:sz="0" w:space="0" w:color="auto"/>
              </w:divBdr>
            </w:div>
            <w:div w:id="846946599">
              <w:marLeft w:val="0"/>
              <w:marRight w:val="0"/>
              <w:marTop w:val="0"/>
              <w:marBottom w:val="0"/>
              <w:divBdr>
                <w:top w:val="none" w:sz="0" w:space="0" w:color="auto"/>
                <w:left w:val="none" w:sz="0" w:space="0" w:color="auto"/>
                <w:bottom w:val="none" w:sz="0" w:space="0" w:color="auto"/>
                <w:right w:val="none" w:sz="0" w:space="0" w:color="auto"/>
              </w:divBdr>
            </w:div>
            <w:div w:id="951404020">
              <w:marLeft w:val="0"/>
              <w:marRight w:val="0"/>
              <w:marTop w:val="0"/>
              <w:marBottom w:val="0"/>
              <w:divBdr>
                <w:top w:val="none" w:sz="0" w:space="0" w:color="auto"/>
                <w:left w:val="none" w:sz="0" w:space="0" w:color="auto"/>
                <w:bottom w:val="none" w:sz="0" w:space="0" w:color="auto"/>
                <w:right w:val="none" w:sz="0" w:space="0" w:color="auto"/>
              </w:divBdr>
            </w:div>
            <w:div w:id="760031510">
              <w:marLeft w:val="0"/>
              <w:marRight w:val="0"/>
              <w:marTop w:val="0"/>
              <w:marBottom w:val="0"/>
              <w:divBdr>
                <w:top w:val="none" w:sz="0" w:space="0" w:color="auto"/>
                <w:left w:val="none" w:sz="0" w:space="0" w:color="auto"/>
                <w:bottom w:val="none" w:sz="0" w:space="0" w:color="auto"/>
                <w:right w:val="none" w:sz="0" w:space="0" w:color="auto"/>
              </w:divBdr>
            </w:div>
            <w:div w:id="1096831828">
              <w:marLeft w:val="0"/>
              <w:marRight w:val="0"/>
              <w:marTop w:val="0"/>
              <w:marBottom w:val="0"/>
              <w:divBdr>
                <w:top w:val="none" w:sz="0" w:space="0" w:color="auto"/>
                <w:left w:val="none" w:sz="0" w:space="0" w:color="auto"/>
                <w:bottom w:val="none" w:sz="0" w:space="0" w:color="auto"/>
                <w:right w:val="none" w:sz="0" w:space="0" w:color="auto"/>
              </w:divBdr>
            </w:div>
            <w:div w:id="1578204156">
              <w:marLeft w:val="0"/>
              <w:marRight w:val="0"/>
              <w:marTop w:val="0"/>
              <w:marBottom w:val="0"/>
              <w:divBdr>
                <w:top w:val="none" w:sz="0" w:space="0" w:color="auto"/>
                <w:left w:val="none" w:sz="0" w:space="0" w:color="auto"/>
                <w:bottom w:val="none" w:sz="0" w:space="0" w:color="auto"/>
                <w:right w:val="none" w:sz="0" w:space="0" w:color="auto"/>
              </w:divBdr>
            </w:div>
            <w:div w:id="506602429">
              <w:marLeft w:val="0"/>
              <w:marRight w:val="0"/>
              <w:marTop w:val="0"/>
              <w:marBottom w:val="0"/>
              <w:divBdr>
                <w:top w:val="none" w:sz="0" w:space="0" w:color="auto"/>
                <w:left w:val="none" w:sz="0" w:space="0" w:color="auto"/>
                <w:bottom w:val="none" w:sz="0" w:space="0" w:color="auto"/>
                <w:right w:val="none" w:sz="0" w:space="0" w:color="auto"/>
              </w:divBdr>
            </w:div>
            <w:div w:id="674184572">
              <w:marLeft w:val="0"/>
              <w:marRight w:val="0"/>
              <w:marTop w:val="0"/>
              <w:marBottom w:val="0"/>
              <w:divBdr>
                <w:top w:val="none" w:sz="0" w:space="0" w:color="auto"/>
                <w:left w:val="none" w:sz="0" w:space="0" w:color="auto"/>
                <w:bottom w:val="none" w:sz="0" w:space="0" w:color="auto"/>
                <w:right w:val="none" w:sz="0" w:space="0" w:color="auto"/>
              </w:divBdr>
            </w:div>
            <w:div w:id="1582911852">
              <w:marLeft w:val="0"/>
              <w:marRight w:val="0"/>
              <w:marTop w:val="0"/>
              <w:marBottom w:val="0"/>
              <w:divBdr>
                <w:top w:val="none" w:sz="0" w:space="0" w:color="auto"/>
                <w:left w:val="none" w:sz="0" w:space="0" w:color="auto"/>
                <w:bottom w:val="none" w:sz="0" w:space="0" w:color="auto"/>
                <w:right w:val="none" w:sz="0" w:space="0" w:color="auto"/>
              </w:divBdr>
            </w:div>
            <w:div w:id="695157967">
              <w:marLeft w:val="0"/>
              <w:marRight w:val="0"/>
              <w:marTop w:val="0"/>
              <w:marBottom w:val="0"/>
              <w:divBdr>
                <w:top w:val="none" w:sz="0" w:space="0" w:color="auto"/>
                <w:left w:val="none" w:sz="0" w:space="0" w:color="auto"/>
                <w:bottom w:val="none" w:sz="0" w:space="0" w:color="auto"/>
                <w:right w:val="none" w:sz="0" w:space="0" w:color="auto"/>
              </w:divBdr>
            </w:div>
            <w:div w:id="1135487507">
              <w:marLeft w:val="0"/>
              <w:marRight w:val="0"/>
              <w:marTop w:val="0"/>
              <w:marBottom w:val="0"/>
              <w:divBdr>
                <w:top w:val="none" w:sz="0" w:space="0" w:color="auto"/>
                <w:left w:val="none" w:sz="0" w:space="0" w:color="auto"/>
                <w:bottom w:val="none" w:sz="0" w:space="0" w:color="auto"/>
                <w:right w:val="none" w:sz="0" w:space="0" w:color="auto"/>
              </w:divBdr>
            </w:div>
            <w:div w:id="585844446">
              <w:marLeft w:val="0"/>
              <w:marRight w:val="0"/>
              <w:marTop w:val="0"/>
              <w:marBottom w:val="0"/>
              <w:divBdr>
                <w:top w:val="none" w:sz="0" w:space="0" w:color="auto"/>
                <w:left w:val="none" w:sz="0" w:space="0" w:color="auto"/>
                <w:bottom w:val="none" w:sz="0" w:space="0" w:color="auto"/>
                <w:right w:val="none" w:sz="0" w:space="0" w:color="auto"/>
              </w:divBdr>
            </w:div>
            <w:div w:id="1189829246">
              <w:marLeft w:val="0"/>
              <w:marRight w:val="0"/>
              <w:marTop w:val="0"/>
              <w:marBottom w:val="0"/>
              <w:divBdr>
                <w:top w:val="none" w:sz="0" w:space="0" w:color="auto"/>
                <w:left w:val="none" w:sz="0" w:space="0" w:color="auto"/>
                <w:bottom w:val="none" w:sz="0" w:space="0" w:color="auto"/>
                <w:right w:val="none" w:sz="0" w:space="0" w:color="auto"/>
              </w:divBdr>
            </w:div>
            <w:div w:id="877469448">
              <w:marLeft w:val="0"/>
              <w:marRight w:val="0"/>
              <w:marTop w:val="0"/>
              <w:marBottom w:val="0"/>
              <w:divBdr>
                <w:top w:val="none" w:sz="0" w:space="0" w:color="auto"/>
                <w:left w:val="none" w:sz="0" w:space="0" w:color="auto"/>
                <w:bottom w:val="none" w:sz="0" w:space="0" w:color="auto"/>
                <w:right w:val="none" w:sz="0" w:space="0" w:color="auto"/>
              </w:divBdr>
            </w:div>
            <w:div w:id="221602558">
              <w:marLeft w:val="0"/>
              <w:marRight w:val="0"/>
              <w:marTop w:val="0"/>
              <w:marBottom w:val="0"/>
              <w:divBdr>
                <w:top w:val="none" w:sz="0" w:space="0" w:color="auto"/>
                <w:left w:val="none" w:sz="0" w:space="0" w:color="auto"/>
                <w:bottom w:val="none" w:sz="0" w:space="0" w:color="auto"/>
                <w:right w:val="none" w:sz="0" w:space="0" w:color="auto"/>
              </w:divBdr>
            </w:div>
            <w:div w:id="1232347977">
              <w:marLeft w:val="0"/>
              <w:marRight w:val="0"/>
              <w:marTop w:val="0"/>
              <w:marBottom w:val="0"/>
              <w:divBdr>
                <w:top w:val="none" w:sz="0" w:space="0" w:color="auto"/>
                <w:left w:val="none" w:sz="0" w:space="0" w:color="auto"/>
                <w:bottom w:val="none" w:sz="0" w:space="0" w:color="auto"/>
                <w:right w:val="none" w:sz="0" w:space="0" w:color="auto"/>
              </w:divBdr>
            </w:div>
            <w:div w:id="712656029">
              <w:marLeft w:val="0"/>
              <w:marRight w:val="0"/>
              <w:marTop w:val="0"/>
              <w:marBottom w:val="0"/>
              <w:divBdr>
                <w:top w:val="none" w:sz="0" w:space="0" w:color="auto"/>
                <w:left w:val="none" w:sz="0" w:space="0" w:color="auto"/>
                <w:bottom w:val="none" w:sz="0" w:space="0" w:color="auto"/>
                <w:right w:val="none" w:sz="0" w:space="0" w:color="auto"/>
              </w:divBdr>
            </w:div>
            <w:div w:id="1779719586">
              <w:marLeft w:val="0"/>
              <w:marRight w:val="0"/>
              <w:marTop w:val="0"/>
              <w:marBottom w:val="0"/>
              <w:divBdr>
                <w:top w:val="none" w:sz="0" w:space="0" w:color="auto"/>
                <w:left w:val="none" w:sz="0" w:space="0" w:color="auto"/>
                <w:bottom w:val="none" w:sz="0" w:space="0" w:color="auto"/>
                <w:right w:val="none" w:sz="0" w:space="0" w:color="auto"/>
              </w:divBdr>
            </w:div>
            <w:div w:id="819619156">
              <w:marLeft w:val="0"/>
              <w:marRight w:val="0"/>
              <w:marTop w:val="0"/>
              <w:marBottom w:val="0"/>
              <w:divBdr>
                <w:top w:val="none" w:sz="0" w:space="0" w:color="auto"/>
                <w:left w:val="none" w:sz="0" w:space="0" w:color="auto"/>
                <w:bottom w:val="none" w:sz="0" w:space="0" w:color="auto"/>
                <w:right w:val="none" w:sz="0" w:space="0" w:color="auto"/>
              </w:divBdr>
            </w:div>
            <w:div w:id="2090417091">
              <w:marLeft w:val="0"/>
              <w:marRight w:val="0"/>
              <w:marTop w:val="0"/>
              <w:marBottom w:val="0"/>
              <w:divBdr>
                <w:top w:val="none" w:sz="0" w:space="0" w:color="auto"/>
                <w:left w:val="none" w:sz="0" w:space="0" w:color="auto"/>
                <w:bottom w:val="none" w:sz="0" w:space="0" w:color="auto"/>
                <w:right w:val="none" w:sz="0" w:space="0" w:color="auto"/>
              </w:divBdr>
            </w:div>
            <w:div w:id="1408307585">
              <w:marLeft w:val="0"/>
              <w:marRight w:val="0"/>
              <w:marTop w:val="0"/>
              <w:marBottom w:val="0"/>
              <w:divBdr>
                <w:top w:val="none" w:sz="0" w:space="0" w:color="auto"/>
                <w:left w:val="none" w:sz="0" w:space="0" w:color="auto"/>
                <w:bottom w:val="none" w:sz="0" w:space="0" w:color="auto"/>
                <w:right w:val="none" w:sz="0" w:space="0" w:color="auto"/>
              </w:divBdr>
            </w:div>
            <w:div w:id="258681418">
              <w:marLeft w:val="0"/>
              <w:marRight w:val="0"/>
              <w:marTop w:val="0"/>
              <w:marBottom w:val="0"/>
              <w:divBdr>
                <w:top w:val="none" w:sz="0" w:space="0" w:color="auto"/>
                <w:left w:val="none" w:sz="0" w:space="0" w:color="auto"/>
                <w:bottom w:val="none" w:sz="0" w:space="0" w:color="auto"/>
                <w:right w:val="none" w:sz="0" w:space="0" w:color="auto"/>
              </w:divBdr>
            </w:div>
            <w:div w:id="1980574557">
              <w:marLeft w:val="0"/>
              <w:marRight w:val="0"/>
              <w:marTop w:val="0"/>
              <w:marBottom w:val="0"/>
              <w:divBdr>
                <w:top w:val="none" w:sz="0" w:space="0" w:color="auto"/>
                <w:left w:val="none" w:sz="0" w:space="0" w:color="auto"/>
                <w:bottom w:val="none" w:sz="0" w:space="0" w:color="auto"/>
                <w:right w:val="none" w:sz="0" w:space="0" w:color="auto"/>
              </w:divBdr>
            </w:div>
            <w:div w:id="709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0758">
      <w:bodyDiv w:val="1"/>
      <w:marLeft w:val="0"/>
      <w:marRight w:val="0"/>
      <w:marTop w:val="0"/>
      <w:marBottom w:val="0"/>
      <w:divBdr>
        <w:top w:val="none" w:sz="0" w:space="0" w:color="auto"/>
        <w:left w:val="none" w:sz="0" w:space="0" w:color="auto"/>
        <w:bottom w:val="none" w:sz="0" w:space="0" w:color="auto"/>
        <w:right w:val="none" w:sz="0" w:space="0" w:color="auto"/>
      </w:divBdr>
    </w:div>
    <w:div w:id="1748765264">
      <w:bodyDiv w:val="1"/>
      <w:marLeft w:val="0"/>
      <w:marRight w:val="0"/>
      <w:marTop w:val="0"/>
      <w:marBottom w:val="0"/>
      <w:divBdr>
        <w:top w:val="none" w:sz="0" w:space="0" w:color="auto"/>
        <w:left w:val="none" w:sz="0" w:space="0" w:color="auto"/>
        <w:bottom w:val="none" w:sz="0" w:space="0" w:color="auto"/>
        <w:right w:val="none" w:sz="0" w:space="0" w:color="auto"/>
      </w:divBdr>
      <w:divsChild>
        <w:div w:id="189879450">
          <w:marLeft w:val="0"/>
          <w:marRight w:val="0"/>
          <w:marTop w:val="0"/>
          <w:marBottom w:val="0"/>
          <w:divBdr>
            <w:top w:val="none" w:sz="0" w:space="0" w:color="auto"/>
            <w:left w:val="none" w:sz="0" w:space="0" w:color="auto"/>
            <w:bottom w:val="none" w:sz="0" w:space="0" w:color="auto"/>
            <w:right w:val="none" w:sz="0" w:space="0" w:color="auto"/>
          </w:divBdr>
          <w:divsChild>
            <w:div w:id="853030119">
              <w:marLeft w:val="0"/>
              <w:marRight w:val="0"/>
              <w:marTop w:val="0"/>
              <w:marBottom w:val="0"/>
              <w:divBdr>
                <w:top w:val="none" w:sz="0" w:space="0" w:color="auto"/>
                <w:left w:val="none" w:sz="0" w:space="0" w:color="auto"/>
                <w:bottom w:val="none" w:sz="0" w:space="0" w:color="auto"/>
                <w:right w:val="none" w:sz="0" w:space="0" w:color="auto"/>
              </w:divBdr>
              <w:divsChild>
                <w:div w:id="761682441">
                  <w:marLeft w:val="-225"/>
                  <w:marRight w:val="-225"/>
                  <w:marTop w:val="0"/>
                  <w:marBottom w:val="0"/>
                  <w:divBdr>
                    <w:top w:val="none" w:sz="0" w:space="0" w:color="auto"/>
                    <w:left w:val="none" w:sz="0" w:space="0" w:color="auto"/>
                    <w:bottom w:val="none" w:sz="0" w:space="0" w:color="auto"/>
                    <w:right w:val="none" w:sz="0" w:space="0" w:color="auto"/>
                  </w:divBdr>
                  <w:divsChild>
                    <w:div w:id="105855688">
                      <w:marLeft w:val="0"/>
                      <w:marRight w:val="0"/>
                      <w:marTop w:val="0"/>
                      <w:marBottom w:val="0"/>
                      <w:divBdr>
                        <w:top w:val="none" w:sz="0" w:space="0" w:color="auto"/>
                        <w:left w:val="none" w:sz="0" w:space="0" w:color="auto"/>
                        <w:bottom w:val="none" w:sz="0" w:space="0" w:color="auto"/>
                        <w:right w:val="none" w:sz="0" w:space="0" w:color="auto"/>
                      </w:divBdr>
                      <w:divsChild>
                        <w:div w:id="720249735">
                          <w:marLeft w:val="0"/>
                          <w:marRight w:val="0"/>
                          <w:marTop w:val="0"/>
                          <w:marBottom w:val="0"/>
                          <w:divBdr>
                            <w:top w:val="none" w:sz="0" w:space="0" w:color="auto"/>
                            <w:left w:val="none" w:sz="0" w:space="0" w:color="auto"/>
                            <w:bottom w:val="none" w:sz="0" w:space="0" w:color="auto"/>
                            <w:right w:val="none" w:sz="0" w:space="0" w:color="auto"/>
                          </w:divBdr>
                          <w:divsChild>
                            <w:div w:id="1054158353">
                              <w:marLeft w:val="0"/>
                              <w:marRight w:val="0"/>
                              <w:marTop w:val="0"/>
                              <w:marBottom w:val="600"/>
                              <w:divBdr>
                                <w:top w:val="none" w:sz="0" w:space="0" w:color="auto"/>
                                <w:left w:val="none" w:sz="0" w:space="0" w:color="auto"/>
                                <w:bottom w:val="none" w:sz="0" w:space="0" w:color="auto"/>
                                <w:right w:val="none" w:sz="0" w:space="0" w:color="auto"/>
                              </w:divBdr>
                            </w:div>
                            <w:div w:id="1234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164098">
      <w:bodyDiv w:val="1"/>
      <w:marLeft w:val="0"/>
      <w:marRight w:val="0"/>
      <w:marTop w:val="0"/>
      <w:marBottom w:val="0"/>
      <w:divBdr>
        <w:top w:val="none" w:sz="0" w:space="0" w:color="auto"/>
        <w:left w:val="none" w:sz="0" w:space="0" w:color="auto"/>
        <w:bottom w:val="none" w:sz="0" w:space="0" w:color="auto"/>
        <w:right w:val="none" w:sz="0" w:space="0" w:color="auto"/>
      </w:divBdr>
    </w:div>
    <w:div w:id="1786994349">
      <w:bodyDiv w:val="1"/>
      <w:marLeft w:val="0"/>
      <w:marRight w:val="0"/>
      <w:marTop w:val="0"/>
      <w:marBottom w:val="0"/>
      <w:divBdr>
        <w:top w:val="none" w:sz="0" w:space="0" w:color="auto"/>
        <w:left w:val="none" w:sz="0" w:space="0" w:color="auto"/>
        <w:bottom w:val="none" w:sz="0" w:space="0" w:color="auto"/>
        <w:right w:val="none" w:sz="0" w:space="0" w:color="auto"/>
      </w:divBdr>
    </w:div>
    <w:div w:id="1791127698">
      <w:bodyDiv w:val="1"/>
      <w:marLeft w:val="0"/>
      <w:marRight w:val="0"/>
      <w:marTop w:val="0"/>
      <w:marBottom w:val="0"/>
      <w:divBdr>
        <w:top w:val="none" w:sz="0" w:space="0" w:color="auto"/>
        <w:left w:val="none" w:sz="0" w:space="0" w:color="auto"/>
        <w:bottom w:val="none" w:sz="0" w:space="0" w:color="auto"/>
        <w:right w:val="none" w:sz="0" w:space="0" w:color="auto"/>
      </w:divBdr>
    </w:div>
    <w:div w:id="1827744838">
      <w:bodyDiv w:val="1"/>
      <w:marLeft w:val="0"/>
      <w:marRight w:val="0"/>
      <w:marTop w:val="0"/>
      <w:marBottom w:val="0"/>
      <w:divBdr>
        <w:top w:val="none" w:sz="0" w:space="0" w:color="auto"/>
        <w:left w:val="none" w:sz="0" w:space="0" w:color="auto"/>
        <w:bottom w:val="none" w:sz="0" w:space="0" w:color="auto"/>
        <w:right w:val="none" w:sz="0" w:space="0" w:color="auto"/>
      </w:divBdr>
    </w:div>
    <w:div w:id="1872036034">
      <w:bodyDiv w:val="1"/>
      <w:marLeft w:val="0"/>
      <w:marRight w:val="0"/>
      <w:marTop w:val="0"/>
      <w:marBottom w:val="0"/>
      <w:divBdr>
        <w:top w:val="none" w:sz="0" w:space="0" w:color="auto"/>
        <w:left w:val="none" w:sz="0" w:space="0" w:color="auto"/>
        <w:bottom w:val="none" w:sz="0" w:space="0" w:color="auto"/>
        <w:right w:val="none" w:sz="0" w:space="0" w:color="auto"/>
      </w:divBdr>
    </w:div>
    <w:div w:id="1890416627">
      <w:bodyDiv w:val="1"/>
      <w:marLeft w:val="0"/>
      <w:marRight w:val="0"/>
      <w:marTop w:val="0"/>
      <w:marBottom w:val="0"/>
      <w:divBdr>
        <w:top w:val="none" w:sz="0" w:space="0" w:color="auto"/>
        <w:left w:val="none" w:sz="0" w:space="0" w:color="auto"/>
        <w:bottom w:val="none" w:sz="0" w:space="0" w:color="auto"/>
        <w:right w:val="none" w:sz="0" w:space="0" w:color="auto"/>
      </w:divBdr>
    </w:div>
    <w:div w:id="1932273994">
      <w:bodyDiv w:val="1"/>
      <w:marLeft w:val="0"/>
      <w:marRight w:val="0"/>
      <w:marTop w:val="0"/>
      <w:marBottom w:val="0"/>
      <w:divBdr>
        <w:top w:val="none" w:sz="0" w:space="0" w:color="auto"/>
        <w:left w:val="none" w:sz="0" w:space="0" w:color="auto"/>
        <w:bottom w:val="none" w:sz="0" w:space="0" w:color="auto"/>
        <w:right w:val="none" w:sz="0" w:space="0" w:color="auto"/>
      </w:divBdr>
    </w:div>
    <w:div w:id="1934119868">
      <w:bodyDiv w:val="1"/>
      <w:marLeft w:val="0"/>
      <w:marRight w:val="0"/>
      <w:marTop w:val="0"/>
      <w:marBottom w:val="0"/>
      <w:divBdr>
        <w:top w:val="none" w:sz="0" w:space="0" w:color="auto"/>
        <w:left w:val="none" w:sz="0" w:space="0" w:color="auto"/>
        <w:bottom w:val="none" w:sz="0" w:space="0" w:color="auto"/>
        <w:right w:val="none" w:sz="0" w:space="0" w:color="auto"/>
      </w:divBdr>
    </w:div>
    <w:div w:id="1968313475">
      <w:bodyDiv w:val="1"/>
      <w:marLeft w:val="0"/>
      <w:marRight w:val="0"/>
      <w:marTop w:val="0"/>
      <w:marBottom w:val="0"/>
      <w:divBdr>
        <w:top w:val="none" w:sz="0" w:space="0" w:color="auto"/>
        <w:left w:val="none" w:sz="0" w:space="0" w:color="auto"/>
        <w:bottom w:val="none" w:sz="0" w:space="0" w:color="auto"/>
        <w:right w:val="none" w:sz="0" w:space="0" w:color="auto"/>
      </w:divBdr>
    </w:div>
    <w:div w:id="1969428424">
      <w:bodyDiv w:val="1"/>
      <w:marLeft w:val="0"/>
      <w:marRight w:val="0"/>
      <w:marTop w:val="0"/>
      <w:marBottom w:val="0"/>
      <w:divBdr>
        <w:top w:val="none" w:sz="0" w:space="0" w:color="auto"/>
        <w:left w:val="none" w:sz="0" w:space="0" w:color="auto"/>
        <w:bottom w:val="none" w:sz="0" w:space="0" w:color="auto"/>
        <w:right w:val="none" w:sz="0" w:space="0" w:color="auto"/>
      </w:divBdr>
    </w:div>
    <w:div w:id="2042777749">
      <w:bodyDiv w:val="1"/>
      <w:marLeft w:val="0"/>
      <w:marRight w:val="0"/>
      <w:marTop w:val="0"/>
      <w:marBottom w:val="0"/>
      <w:divBdr>
        <w:top w:val="none" w:sz="0" w:space="0" w:color="auto"/>
        <w:left w:val="none" w:sz="0" w:space="0" w:color="auto"/>
        <w:bottom w:val="none" w:sz="0" w:space="0" w:color="auto"/>
        <w:right w:val="none" w:sz="0" w:space="0" w:color="auto"/>
      </w:divBdr>
    </w:div>
    <w:div w:id="2048794920">
      <w:bodyDiv w:val="1"/>
      <w:marLeft w:val="0"/>
      <w:marRight w:val="0"/>
      <w:marTop w:val="0"/>
      <w:marBottom w:val="0"/>
      <w:divBdr>
        <w:top w:val="none" w:sz="0" w:space="0" w:color="auto"/>
        <w:left w:val="none" w:sz="0" w:space="0" w:color="auto"/>
        <w:bottom w:val="none" w:sz="0" w:space="0" w:color="auto"/>
        <w:right w:val="none" w:sz="0" w:space="0" w:color="auto"/>
      </w:divBdr>
    </w:div>
    <w:div w:id="2062901741">
      <w:bodyDiv w:val="1"/>
      <w:marLeft w:val="0"/>
      <w:marRight w:val="0"/>
      <w:marTop w:val="0"/>
      <w:marBottom w:val="0"/>
      <w:divBdr>
        <w:top w:val="none" w:sz="0" w:space="0" w:color="auto"/>
        <w:left w:val="none" w:sz="0" w:space="0" w:color="auto"/>
        <w:bottom w:val="none" w:sz="0" w:space="0" w:color="auto"/>
        <w:right w:val="none" w:sz="0" w:space="0" w:color="auto"/>
      </w:divBdr>
    </w:div>
    <w:div w:id="2109108644">
      <w:bodyDiv w:val="1"/>
      <w:marLeft w:val="0"/>
      <w:marRight w:val="0"/>
      <w:marTop w:val="0"/>
      <w:marBottom w:val="0"/>
      <w:divBdr>
        <w:top w:val="none" w:sz="0" w:space="0" w:color="auto"/>
        <w:left w:val="none" w:sz="0" w:space="0" w:color="auto"/>
        <w:bottom w:val="none" w:sz="0" w:space="0" w:color="auto"/>
        <w:right w:val="none" w:sz="0" w:space="0" w:color="auto"/>
      </w:divBdr>
    </w:div>
    <w:div w:id="21269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angular.io/?developerstash" TargetMode="External"/><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localhost:44306/api/auth/sign-in" TargetMode="External"/><Relationship Id="rId37" Type="http://schemas.openxmlformats.org/officeDocument/2006/relationships/hyperlink" Target="https://semantica.in/blog/veb-interfejs.html/" TargetMode="External"/><Relationship Id="rId40" Type="http://schemas.openxmlformats.org/officeDocument/2006/relationships/hyperlink" Target="https://habr.com/ru/post/169381/" TargetMode="External"/><Relationship Id="rId45" Type="http://schemas.openxmlformats.org/officeDocument/2006/relationships/image" Target="media/image26.png"/><Relationship Id="rId53" Type="http://schemas.openxmlformats.org/officeDocument/2006/relationships/image" Target="media/image31.wmf"/><Relationship Id="rId58" Type="http://schemas.openxmlformats.org/officeDocument/2006/relationships/oleObject" Target="embeddings/oleObject6.bin"/><Relationship Id="rId66" Type="http://schemas.openxmlformats.org/officeDocument/2006/relationships/oleObject" Target="embeddings/oleObject10.bin"/><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image" Target="media/image35.w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hyperlink" Target="https://sendpulse.com/ru" TargetMode="External"/><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ocalhost:44306/api/contacts/3" TargetMode="External"/><Relationship Id="rId38" Type="http://schemas.openxmlformats.org/officeDocument/2006/relationships/hyperlink" Target="https://github.com/tin-cat/emailqueue" TargetMode="External"/><Relationship Id="rId46" Type="http://schemas.openxmlformats.org/officeDocument/2006/relationships/image" Target="media/image27.png"/><Relationship Id="rId59" Type="http://schemas.openxmlformats.org/officeDocument/2006/relationships/image" Target="media/image34.wmf"/><Relationship Id="rId67" Type="http://schemas.openxmlformats.org/officeDocument/2006/relationships/image" Target="media/image38.jpeg"/><Relationship Id="rId20" Type="http://schemas.openxmlformats.org/officeDocument/2006/relationships/image" Target="media/image10.png"/><Relationship Id="rId41" Type="http://schemas.openxmlformats.org/officeDocument/2006/relationships/hyperlink" Target="https://docs.microsoft.com/ru-ru/dotnet/csharp/" TargetMode="External"/><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29.wmf"/><Relationship Id="rId57" Type="http://schemas.openxmlformats.org/officeDocument/2006/relationships/image" Target="media/image33.wmf"/><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25.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37.wmf"/><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habr.com/ru/post/254773" TargetMode="External"/><Relationship Id="rId34" Type="http://schemas.openxmlformats.org/officeDocument/2006/relationships/image" Target="media/image22.png"/><Relationship Id="rId50" Type="http://schemas.openxmlformats.org/officeDocument/2006/relationships/oleObject" Target="embeddings/oleObject2.bin"/><Relationship Id="rId55" Type="http://schemas.openxmlformats.org/officeDocument/2006/relationships/image" Target="media/image32.wmf"/><Relationship Id="rId7" Type="http://schemas.openxmlformats.org/officeDocument/2006/relationships/endnotes" Target="endnotes.xml"/><Relationship Id="rId71"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73B11-176E-425F-B7F6-BC575E4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Pages>
  <Words>15686</Words>
  <Characters>89414</Characters>
  <Application>Microsoft Office Word</Application>
  <DocSecurity>0</DocSecurity>
  <Lines>745</Lines>
  <Paragraphs>209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Павликова</dc:creator>
  <cp:keywords/>
  <dc:description/>
  <cp:lastModifiedBy>Evgeny Sukharev</cp:lastModifiedBy>
  <cp:revision>109</cp:revision>
  <cp:lastPrinted>2021-06-07T14:37:00Z</cp:lastPrinted>
  <dcterms:created xsi:type="dcterms:W3CDTF">2021-05-26T17:58:00Z</dcterms:created>
  <dcterms:modified xsi:type="dcterms:W3CDTF">2021-06-08T19:52:00Z</dcterms:modified>
</cp:coreProperties>
</file>